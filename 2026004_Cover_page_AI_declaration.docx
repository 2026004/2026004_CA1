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customXml/itemProps4.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E6F9FF" w14:textId="2BBCF3D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6704" behindDoc="0" locked="0" layoutInCell="1" allowOverlap="1">
                <wp:simplePos x="0" y="0"/>
                <wp:positionH relativeFrom="page">
                  <wp:posOffset>428625</wp:posOffset>
                </wp:positionH>
                <wp:positionV relativeFrom="margin">
                  <wp:posOffset>-1170304</wp:posOffset>
                </wp:positionV>
                <wp:extent cx="228600" cy="10403359"/>
                <wp:effectExtent l="0" t="0" r="0" b="0"/>
                <wp:wrapNone/>
                <wp:docPr id="1" name="Group 1728545881"/>
                <wp:cNvGraphicFramePr/>
                <a:graphic xmlns:a="http://schemas.openxmlformats.org/drawingml/2006/main">
                  <a:graphicData uri="http://schemas.microsoft.com/office/word/2010/wordprocessingGroup">
                    <wpg:wgp>
                      <wpg:cNvGrpSpPr/>
                      <wpg:grpSpPr bwMode="auto">
                        <a:xfrm>
                          <a:off x="0" y="0"/>
                          <a:ext cx="228600" cy="10403358"/>
                          <a:chOff x="5231700" y="0"/>
                          <a:chExt cx="228600" cy="7560000"/>
                        </a:xfrm>
                      </wpg:grpSpPr>
                      <wpg:grpSp>
                        <wpg:cNvGrpSpPr/>
                        <wpg:grpSpPr bwMode="auto">
                          <a:xfrm>
                            <a:off x="5231700" y="0"/>
                            <a:ext cx="228600" cy="7560000"/>
                            <a:chOff x="0" y="0"/>
                            <a:chExt cx="228600" cy="9144000"/>
                          </a:xfrm>
                        </wpg:grpSpPr>
                        <wps:wsp>
                          <wps:cNvPr id="1022607563" name="Rectangle 1022607563"/>
                          <wps:cNvSpPr/>
                          <wps:spPr bwMode="auto">
                            <a:xfrm>
                              <a:off x="0" y="0"/>
                              <a:ext cx="228600" cy="9144000"/>
                            </a:xfrm>
                            <a:prstGeom prst="rect">
                              <a:avLst/>
                            </a:prstGeom>
                            <a:noFill/>
                            <a:ln>
                              <a:noFill/>
                            </a:ln>
                          </wps:spPr>
                          <wps:txbx>
                            <w:txbxContent>
                              <w:p w14:paraId="41DD614A" w14:textId="77777777">
                                <w:pPr>
                                  <w:pBdr/>
                                  <w:spacing w:after="0" w:line="240" w:lineRule="auto"/>
                                  <w:ind/>
                                  <w:rPr/>
                                </w:pPr>
                                <w:r/>
                                <w:r/>
                              </w:p>
                            </w:txbxContent>
                          </wps:txbx>
                          <wps:bodyPr spcFirstLastPara="1" wrap="square" lIns="91425" tIns="91425" rIns="91425" bIns="91425" anchor="ctr" anchorCtr="0">
                            <a:noAutofit/>
                          </wps:bodyPr>
                        </wps:wsp>
                        <wps:wsp>
                          <wps:cNvPr id="645180660" name="Rectangle 645180660"/>
                          <wps:cNvSpPr/>
                          <wps:spPr bwMode="auto">
                            <a:xfrm>
                              <a:off x="0" y="0"/>
                              <a:ext cx="228600" cy="8782050"/>
                            </a:xfrm>
                            <a:prstGeom prst="rect">
                              <a:avLst/>
                            </a:prstGeom>
                            <a:solidFill>
                              <a:schemeClr val="accent2"/>
                            </a:solidFill>
                            <a:ln>
                              <a:noFill/>
                            </a:ln>
                          </wps:spPr>
                          <wps:txbx>
                            <w:txbxContent>
                              <w:p w14:paraId="05B83197" w14:textId="77777777">
                                <w:pPr>
                                  <w:pBdr/>
                                  <w:spacing w:after="0" w:line="240" w:lineRule="auto"/>
                                  <w:ind/>
                                  <w:rPr/>
                                </w:pPr>
                                <w:r/>
                                <w:r/>
                              </w:p>
                            </w:txbxContent>
                          </wps:txbx>
                          <wps:bodyPr spcFirstLastPara="1" wrap="square" lIns="91425" tIns="91425" rIns="91425" bIns="91425" anchor="ctr" anchorCtr="0">
                            <a:noAutofit/>
                          </wps:bodyPr>
                        </wps:wsp>
                        <wps:wsp>
                          <wps:cNvPr id="300658735" name="Rectangle 300658735"/>
                          <wps:cNvSpPr/>
                          <wps:spPr bwMode="auto">
                            <a:xfrm>
                              <a:off x="0" y="8915400"/>
                              <a:ext cx="228600" cy="228600"/>
                            </a:xfrm>
                            <a:prstGeom prst="rect">
                              <a:avLst/>
                            </a:prstGeom>
                            <a:solidFill>
                              <a:schemeClr val="accent1"/>
                            </a:solidFill>
                            <a:ln>
                              <a:noFill/>
                            </a:ln>
                          </wps:spPr>
                          <wps:txbx>
                            <w:txbxContent>
                              <w:p w14:paraId="405A72B8" w14:textId="77777777">
                                <w:pPr>
                                  <w:pBdr/>
                                  <w:spacing w:after="0" w:line="240" w:lineRule="auto"/>
                                  <w:ind/>
                                  <w:rPr/>
                                </w:pPr>
                                <w:r/>
                                <w:r/>
                              </w:p>
                            </w:txbxContent>
                          </wps:txbx>
                          <wps:bodyPr spcFirstLastPara="1" wrap="square" lIns="91425" tIns="91425" rIns="91425" bIns="91425" anchor="ctr" anchorCtr="0">
                            <a:noAutofit/>
                          </wps:bodyPr>
                        </wps:wsp>
                      </wpg:grpSp>
                    </wpg:wgp>
                  </a:graphicData>
                </a:graphic>
              </wp:anchor>
            </w:drawing>
          </mc:Choice>
          <mc:Fallback>
            <w:pict>
              <v:group id="group 0" o:spid="_x0000_s0000" style="position:absolute;z-index:251656704;o:allowoverlap:true;o:allowincell:true;mso-position-horizontal-relative:page;margin-left:33.75pt;mso-position-horizontal:absolute;mso-position-vertical-relative:margin;margin-top:-92.15pt;mso-position-vertical:absolute;width:18.00pt;height:819.16pt;mso-wrap-distance-left:9.00pt;mso-wrap-distance-top:0.00pt;mso-wrap-distance-right:9.00pt;mso-wrap-distance-bottom:0.00pt;" coordorigin="52317,0" coordsize="2286,75600">
                <v:group id="group 1" o:spid="_x0000_s0000" style="position:absolute;left:52317;top:0;width:2286;height:75600;" coordorigin="0,0" coordsize="2286,91440">
                  <v:shape id="shape 2" o:spid="_x0000_s2" o:spt="1" type="#_x0000_t1" style="position:absolute;left:0;top:0;width:2286;height:91440;v-text-anchor:middle;visibility:visible;" filled="f" stroked="f">
                    <v:textbox inset="0,0,0,0">
                      <w:txbxContent>
                        <w:p w14:paraId="41DD614A" w14:textId="77777777">
                          <w:pPr>
                            <w:pBdr/>
                            <w:spacing w:after="0" w:line="240" w:lineRule="auto"/>
                            <w:ind/>
                            <w:rPr/>
                          </w:pPr>
                          <w:r/>
                          <w:r/>
                        </w:p>
                      </w:txbxContent>
                    </v:textbox>
                  </v:shape>
                  <v:shape id="shape 3" o:spid="_x0000_s3" o:spt="1" type="#_x0000_t1" style="position:absolute;left:0;top:0;width:2286;height:87820;v-text-anchor:middle;visibility:visible;" fillcolor="#E97132" stroked="f">
                    <v:textbox inset="0,0,0,0">
                      <w:txbxContent>
                        <w:p w14:paraId="05B83197" w14:textId="77777777">
                          <w:pPr>
                            <w:pBdr/>
                            <w:spacing w:after="0" w:line="240" w:lineRule="auto"/>
                            <w:ind/>
                            <w:rPr/>
                          </w:pPr>
                          <w:r/>
                          <w:r/>
                        </w:p>
                      </w:txbxContent>
                    </v:textbox>
                  </v:shape>
                  <v:shape id="shape 4" o:spid="_x0000_s4" o:spt="1" type="#_x0000_t1" style="position:absolute;left:0;top:89154;width:2286;height:2286;v-text-anchor:middle;visibility:visible;" fillcolor="#156082" stroked="f">
                    <v:textbox inset="0,0,0,0">
                      <w:txbxContent>
                        <w:p w14:paraId="405A72B8" w14:textId="77777777">
                          <w:pPr>
                            <w:pBdr/>
                            <w:spacing w:after="0" w:line="240" w:lineRule="auto"/>
                            <w:ind/>
                            <w:rPr/>
                          </w:pPr>
                          <w:r/>
                          <w:r/>
                        </w:p>
                      </w:txbxContent>
                    </v:textbox>
                  </v:shape>
                </v:group>
              </v:group>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0" locked="0" layoutInCell="1" allowOverlap="1">
                <wp:simplePos x="0" y="0"/>
                <wp:positionH relativeFrom="margin">
                  <wp:posOffset>4174490</wp:posOffset>
                </wp:positionH>
                <wp:positionV relativeFrom="margin">
                  <wp:posOffset>-276224</wp:posOffset>
                </wp:positionV>
                <wp:extent cx="2206625" cy="762000"/>
                <wp:effectExtent l="0" t="0" r="0" b="0"/>
                <wp:wrapSquare wrapText="bothSides"/>
                <wp:docPr id="2"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ic:nvPr/>
                      </pic:nvPicPr>
                      <pic:blipFill rotWithShape="1">
                        <a:blip r:embed="rId15"/>
                        <a:stretch/>
                      </pic:blipFill>
                      <pic:spPr bwMode="auto">
                        <a:xfrm>
                          <a:off x="0" y="0"/>
                          <a:ext cx="2206625" cy="7620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8752;o:allowoverlap:true;o:allowincell:true;mso-position-horizontal-relative:margin;margin-left:328.70pt;mso-position-horizontal:absolute;mso-position-vertical-relative:margin;margin-top:-21.75pt;mso-position-vertical:absolute;width:173.75pt;height:60.00pt;mso-wrap-distance-left:9.00pt;mso-wrap-distance-top:0.00pt;mso-wrap-distance-right:9.00pt;mso-wrap-distance-bottom:0.00pt;z-index:1;">
                <w10:wrap type="square"/>
                <v:imagedata r:id="rId15" o:title=""/>
                <o:lock v:ext="edit" rotation="t"/>
              </v:shape>
            </w:pict>
          </mc:Fallback>
        </mc:AlternateContent>
      </w:r>
      <w:r/>
    </w:p>
    <w:p w14:paraId="5311A073" w14:textId="77777777">
      <w:pPr>
        <w:pBdr/>
        <w:spacing/>
        <w:ind/>
        <w:rPr>
          <w:b/>
          <w:color w:val="156082"/>
          <w:sz w:val="36"/>
          <w:szCs w:val="36"/>
        </w:rPr>
      </w:pPr>
      <w:r>
        <w:rPr>
          <w:b/>
          <w:color w:val="156082"/>
          <w:sz w:val="36"/>
          <w:szCs w:val="36"/>
        </w:rPr>
        <w:t xml:space="preserve">Assessment Cover Page</w:t>
      </w:r>
      <w:r>
        <w:rPr>
          <w:b/>
          <w:color w:val="156082"/>
          <w:sz w:val="36"/>
          <w:szCs w:val="36"/>
        </w:rPr>
      </w:r>
    </w:p>
    <w:tbl>
      <w:tblPr>
        <w:tblW w:w="9015" w:type="dxa"/>
        <w:tblBorders>
          <w:insideH w:val="none" w:color="000000" w:sz="4" w:space="0"/>
          <w:insideV w:val="none" w:color="000000" w:sz="4" w:space="0"/>
        </w:tblBorders>
        <w:tblLayout w:type="fixed"/>
        <w:tblLook w:val="0400" w:firstRow="0" w:lastRow="0" w:firstColumn="0" w:lastColumn="0" w:noHBand="0" w:noVBand="1"/>
      </w:tblPr>
      <w:tblGrid>
        <w:gridCol w:w="3256"/>
        <w:gridCol w:w="5759"/>
      </w:tblGrid>
      <w:tr>
        <w:trPr/>
        <w:tc>
          <w:tcPr>
            <w:tcBorders>
              <w:top w:val="none" w:color="000000" w:sz="4" w:space="0"/>
              <w:left w:val="none" w:color="000000" w:sz="4" w:space="0"/>
              <w:bottom w:val="none" w:color="000000" w:sz="4" w:space="0"/>
              <w:right w:val="none" w:color="000000" w:sz="4" w:space="0"/>
            </w:tcBorders>
            <w:tcW w:w="3256" w:type="dxa"/>
          </w:tcPr>
          <w:p w14:paraId="5387232B" w14:textId="77777777">
            <w:pPr>
              <w:pBdr/>
              <w:spacing w:line="480" w:lineRule="auto"/>
              <w:ind/>
              <w:rPr>
                <w:i/>
                <w:color w:val="156082"/>
                <w:sz w:val="32"/>
                <w:szCs w:val="32"/>
              </w:rPr>
            </w:pPr>
            <w:r>
              <w:rPr>
                <w:i/>
                <w:color w:val="156082"/>
                <w:sz w:val="32"/>
                <w:szCs w:val="32"/>
              </w:rPr>
              <w:t xml:space="preserve">Student Full Name</w:t>
            </w:r>
            <w:r>
              <w:rPr>
                <w:i/>
                <w:color w:val="156082"/>
                <w:sz w:val="32"/>
                <w:szCs w:val="32"/>
              </w:rPr>
            </w:r>
          </w:p>
        </w:tc>
        <w:tc>
          <w:tcPr>
            <w:tcBorders>
              <w:top w:val="none" w:color="000000" w:sz="4" w:space="0"/>
              <w:left w:val="none" w:color="000000" w:sz="4" w:space="0"/>
              <w:bottom w:val="none" w:color="000000" w:sz="4" w:space="0"/>
              <w:right w:val="none" w:color="000000" w:sz="4" w:space="0"/>
            </w:tcBorders>
            <w:tcW w:w="5759" w:type="dxa"/>
          </w:tcPr>
          <w:p w14:paraId="025D0A42" w14:textId="77777777">
            <w:pPr>
              <w:pBdr/>
              <w:spacing w:line="480" w:lineRule="auto"/>
              <w:ind/>
              <w:rPr>
                <w:b w:val="0"/>
                <w:bCs w:val="0"/>
                <w:i w:val="0"/>
                <w:color w:val="000000" w:themeColor="text1"/>
                <w:sz w:val="32"/>
                <w:szCs w:val="32"/>
                <w:u w:val="none"/>
                <w:rPrChange w:id="0" w:author="Sebastian Briones" w:date="2026-10-16T19:34:53Z" oouserid="Sebastian Briones">
                  <w:rPr>
                    <w:color w:val="000000"/>
                    <w:sz w:val="32"/>
                    <w:szCs w:val="32"/>
                  </w:rPr>
                </w:rPrChange>
              </w:rPr>
            </w:pPr>
            <w:r>
              <w:rPr>
                <w:b w:val="0"/>
                <w:bCs w:val="0"/>
                <w:i w:val="0"/>
                <w:iCs w:val="0"/>
                <w:color w:val="000000" w:themeColor="text1"/>
                <w:sz w:val="32"/>
                <w:szCs w:val="32"/>
                <w:u w:val="none"/>
                <w:lang w:val="en-US"/>
                <w:rPrChange w:id="1" w:author="Sebastian Briones" w:date="2026-10-16T19:34:53Z" oouserid="Sebastian Briones">
                  <w:rPr>
                    <w:color w:val="000000"/>
                    <w:sz w:val="32"/>
                    <w:szCs w:val="32"/>
                    <w:lang w:val="en-US"/>
                  </w:rPr>
                </w:rPrChange>
              </w:rPr>
              <w:t xml:space="preserve">Sebastian Alfonso Briones Astudillo</w:t>
            </w:r>
            <w:r>
              <w:rPr>
                <w:b w:val="0"/>
                <w:bCs w:val="0"/>
                <w:i w:val="0"/>
                <w:iCs w:val="0"/>
                <w:color w:val="000000" w:themeColor="text1"/>
                <w:sz w:val="32"/>
                <w:szCs w:val="32"/>
                <w:u w:val="none"/>
                <w:lang w:val="en-US"/>
                <w:rPrChange w:id="2" w:author="Sebastian Briones" w:date="2026-10-16T19:34:53Z" oouserid="Sebastian Briones">
                  <w:rPr>
                    <w:color w:val="000000"/>
                    <w:sz w:val="32"/>
                    <w:szCs w:val="32"/>
                    <w:lang w:val="en-US"/>
                  </w:rPr>
                </w:rPrChange>
              </w:rPr>
            </w:r>
            <w:r>
              <w:rPr>
                <w:b w:val="0"/>
                <w:bCs w:val="0"/>
                <w:i w:val="0"/>
                <w:iCs w:val="0"/>
                <w:color w:val="000000" w:themeColor="text1"/>
                <w:sz w:val="32"/>
                <w:szCs w:val="32"/>
                <w:u w:val="none"/>
                <w:rPrChange w:id="3" w:author="Sebastian Briones" w:date="2026-10-16T19:34:53Z" oouserid="Sebastian Briones">
                  <w:rPr>
                    <w:color w:val="000000"/>
                    <w:sz w:val="32"/>
                    <w:szCs w:val="32"/>
                  </w:rPr>
                </w:rPrChange>
              </w:rPr>
            </w:r>
          </w:p>
        </w:tc>
      </w:tr>
      <w:tr>
        <w:trPr/>
        <w:tc>
          <w:tcPr>
            <w:tcBorders>
              <w:top w:val="none" w:color="000000" w:sz="4" w:space="0"/>
              <w:left w:val="none" w:color="000000" w:sz="4" w:space="0"/>
              <w:bottom w:val="none" w:color="000000" w:sz="4" w:space="0"/>
              <w:right w:val="none" w:color="000000" w:sz="4" w:space="0"/>
            </w:tcBorders>
            <w:tcW w:w="3256" w:type="dxa"/>
          </w:tcPr>
          <w:p w14:paraId="4C519E27" w14:textId="77777777">
            <w:pPr>
              <w:pBdr/>
              <w:spacing w:line="480" w:lineRule="auto"/>
              <w:ind/>
              <w:rPr>
                <w:i/>
                <w:color w:val="156082"/>
                <w:sz w:val="32"/>
                <w:szCs w:val="32"/>
              </w:rPr>
            </w:pPr>
            <w:r>
              <w:rPr>
                <w:i/>
                <w:color w:val="156082"/>
                <w:sz w:val="32"/>
                <w:szCs w:val="32"/>
              </w:rPr>
              <w:t xml:space="preserve">Student Number</w:t>
            </w:r>
            <w:r>
              <w:rPr>
                <w:i/>
                <w:color w:val="156082"/>
                <w:sz w:val="32"/>
                <w:szCs w:val="32"/>
              </w:rPr>
            </w:r>
          </w:p>
        </w:tc>
        <w:tc>
          <w:tcPr>
            <w:tcBorders>
              <w:top w:val="none" w:color="000000" w:sz="4" w:space="0"/>
              <w:left w:val="none" w:color="000000" w:sz="4" w:space="0"/>
              <w:bottom w:val="none" w:color="000000" w:sz="4" w:space="0"/>
              <w:right w:val="none" w:color="000000" w:sz="4" w:space="0"/>
            </w:tcBorders>
            <w:tcW w:w="5759" w:type="dxa"/>
          </w:tcPr>
          <w:p w14:paraId="722D23FE" w14:textId="77777777">
            <w:pPr>
              <w:pBdr/>
              <w:spacing w:line="480" w:lineRule="auto"/>
              <w:ind/>
              <w:rPr>
                <w:b w:val="0"/>
                <w:bCs w:val="0"/>
                <w:i w:val="0"/>
                <w:color w:val="000000" w:themeColor="text1"/>
                <w:sz w:val="32"/>
                <w:szCs w:val="32"/>
                <w:u w:val="none"/>
                <w:rPrChange w:id="4" w:author="Sebastian Briones" w:date="2026-10-16T19:34:53Z" oouserid="Sebastian Briones">
                  <w:rPr>
                    <w:color w:val="000000"/>
                    <w:sz w:val="32"/>
                    <w:szCs w:val="32"/>
                  </w:rPr>
                </w:rPrChange>
              </w:rPr>
            </w:pPr>
            <w:r>
              <w:rPr>
                <w:b w:val="0"/>
                <w:bCs w:val="0"/>
                <w:i w:val="0"/>
                <w:iCs w:val="0"/>
                <w:color w:val="000000" w:themeColor="text1"/>
                <w:sz w:val="32"/>
                <w:szCs w:val="32"/>
                <w:u w:val="none"/>
                <w:lang w:val="en-US"/>
                <w:rPrChange w:id="5" w:author="Sebastian Briones" w:date="2026-10-16T19:34:53Z" oouserid="Sebastian Briones">
                  <w:rPr>
                    <w:color w:val="000000"/>
                    <w:sz w:val="32"/>
                    <w:szCs w:val="32"/>
                    <w:lang w:val="en-US"/>
                  </w:rPr>
                </w:rPrChange>
              </w:rPr>
              <w:t xml:space="preserve">2026004</w:t>
            </w:r>
            <w:r>
              <w:rPr>
                <w:b w:val="0"/>
                <w:bCs w:val="0"/>
                <w:i w:val="0"/>
                <w:iCs w:val="0"/>
                <w:color w:val="000000" w:themeColor="text1"/>
                <w:sz w:val="32"/>
                <w:szCs w:val="32"/>
                <w:u w:val="none"/>
                <w:lang w:val="en-US"/>
                <w:rPrChange w:id="6" w:author="Sebastian Briones" w:date="2026-10-16T19:34:53Z" oouserid="Sebastian Briones">
                  <w:rPr>
                    <w:color w:val="000000"/>
                    <w:sz w:val="32"/>
                    <w:szCs w:val="32"/>
                    <w:lang w:val="en-US"/>
                  </w:rPr>
                </w:rPrChange>
              </w:rPr>
            </w:r>
            <w:r>
              <w:rPr>
                <w:b w:val="0"/>
                <w:bCs w:val="0"/>
                <w:i w:val="0"/>
                <w:iCs w:val="0"/>
                <w:color w:val="000000" w:themeColor="text1"/>
                <w:sz w:val="32"/>
                <w:szCs w:val="32"/>
                <w:u w:val="none"/>
                <w:rPrChange w:id="7" w:author="Sebastian Briones" w:date="2026-10-16T19:34:53Z" oouserid="Sebastian Briones">
                  <w:rPr>
                    <w:color w:val="000000"/>
                    <w:sz w:val="32"/>
                    <w:szCs w:val="32"/>
                  </w:rPr>
                </w:rPrChange>
              </w:rPr>
            </w:r>
          </w:p>
        </w:tc>
      </w:tr>
      <w:tr>
        <w:trPr/>
        <w:tc>
          <w:tcPr>
            <w:tcBorders>
              <w:top w:val="none" w:color="000000" w:sz="4" w:space="0"/>
              <w:left w:val="none" w:color="000000" w:sz="4" w:space="0"/>
              <w:bottom w:val="none" w:color="000000" w:sz="4" w:space="0"/>
              <w:right w:val="none" w:color="000000" w:sz="4" w:space="0"/>
            </w:tcBorders>
            <w:tcW w:w="3256" w:type="dxa"/>
          </w:tcPr>
          <w:p w14:paraId="25760F1A" w14:textId="77777777">
            <w:pPr>
              <w:pBdr/>
              <w:spacing w:line="480" w:lineRule="auto"/>
              <w:ind/>
              <w:rPr>
                <w:i/>
                <w:color w:val="156082"/>
                <w:sz w:val="32"/>
                <w:szCs w:val="32"/>
              </w:rPr>
            </w:pPr>
            <w:r>
              <w:rPr>
                <w:i/>
                <w:color w:val="156082"/>
                <w:sz w:val="32"/>
                <w:szCs w:val="32"/>
              </w:rPr>
              <w:t xml:space="preserve">Module Title</w:t>
            </w:r>
            <w:r>
              <w:rPr>
                <w:i/>
                <w:color w:val="156082"/>
                <w:sz w:val="32"/>
                <w:szCs w:val="32"/>
              </w:rPr>
            </w:r>
          </w:p>
        </w:tc>
        <w:tc>
          <w:tcPr>
            <w:tcBorders>
              <w:top w:val="none" w:color="000000" w:sz="4" w:space="0"/>
              <w:left w:val="none" w:color="000000" w:sz="4" w:space="0"/>
              <w:bottom w:val="none" w:color="000000" w:sz="4" w:space="0"/>
              <w:right w:val="none" w:color="000000" w:sz="4" w:space="0"/>
            </w:tcBorders>
            <w:tcW w:w="5759" w:type="dxa"/>
          </w:tcPr>
          <w:p w14:paraId="17156E76">
            <w:pPr>
              <w:pBdr/>
              <w:spacing/>
              <w:ind/>
              <w:rPr>
                <w:rFonts w:cstheme="minorHAnsi"/>
                <w:b w:val="0"/>
                <w:bCs w:val="0"/>
                <w:i w:val="0"/>
                <w:color w:val="000000" w:themeColor="text1"/>
                <w:sz w:val="32"/>
                <w:szCs w:val="32"/>
                <w:u w:val="none"/>
                <w:rPrChange w:id="8" w:author="Sebastian Briones" w:date="2026-10-16T19:34:53Z" oouserid="Sebastian Briones">
                  <w:rPr>
                    <w:rFonts w:cstheme="minorHAnsi"/>
                  </w:rPr>
                </w:rPrChange>
              </w:rPr>
            </w:pPr>
            <w:r>
              <w:rPr>
                <w:rFonts w:eastAsia="Times New Roman" w:cstheme="minorHAnsi"/>
                <w:b w:val="0"/>
                <w:bCs w:val="0"/>
                <w:i w:val="0"/>
                <w:iCs w:val="0"/>
                <w:color w:val="000000" w:themeColor="text1"/>
                <w:sz w:val="32"/>
                <w:szCs w:val="32"/>
                <w:u w:val="none"/>
              </w:rPr>
              <w:t xml:space="preserve">Advanced Data Analytics </w:t>
            </w:r>
            <w:ins w:id="9" w:author="Sebastian Briones" w:date="2026-10-16T19:34:30Z" oouserid="Sebastian Briones">
              <w:r>
                <w:rPr>
                  <w:rFonts w:cstheme="minorHAnsi"/>
                  <w:b w:val="0"/>
                  <w:bCs w:val="0"/>
                  <w:i w:val="0"/>
                  <w:iCs w:val="0"/>
                  <w:color w:val="000000" w:themeColor="text1"/>
                  <w:sz w:val="32"/>
                  <w:szCs w:val="32"/>
                  <w:u w:val="none"/>
                  <w:rPrChange w:id="10" w:author="Sebastian Briones" w:date="2026-10-16T19:34:53Z" oouserid="Sebastian Briones">
                    <w:rPr>
                      <w:rFonts w:cstheme="minorHAnsi"/>
                    </w:rPr>
                  </w:rPrChange>
                </w:rPr>
              </w:r>
            </w:ins>
            <w:r>
              <w:rPr>
                <w:rFonts w:cstheme="minorHAnsi"/>
                <w:b w:val="0"/>
                <w:bCs w:val="0"/>
                <w:i w:val="0"/>
                <w:iCs w:val="0"/>
                <w:color w:val="000000" w:themeColor="text1"/>
                <w:sz w:val="32"/>
                <w:szCs w:val="32"/>
                <w:u w:val="none"/>
                <w:rPrChange w:id="11" w:author="Sebastian Briones" w:date="2026-10-16T19:34:53Z" oouserid="Sebastian Briones">
                  <w:rPr>
                    <w:rFonts w:cstheme="minorHAnsi"/>
                  </w:rPr>
                </w:rPrChange>
              </w:rPr>
            </w:r>
          </w:p>
          <w:p w14:paraId="14EF862C">
            <w:pPr>
              <w:pBdr/>
              <w:spacing/>
              <w:ind/>
              <w:rPr>
                <w:rFonts w:cstheme="minorHAnsi"/>
                <w:b w:val="0"/>
                <w:bCs w:val="0"/>
                <w:i w:val="0"/>
                <w:color w:val="000000" w:themeColor="text1"/>
                <w:sz w:val="32"/>
                <w:szCs w:val="32"/>
                <w:u w:val="none"/>
                <w:rPrChange w:id="12" w:author="Sebastian Briones" w:date="2026-10-16T19:34:53Z" oouserid="Sebastian Briones">
                  <w:rPr>
                    <w:rFonts w:cstheme="minorHAnsi"/>
                  </w:rPr>
                </w:rPrChange>
              </w:rPr>
            </w:pPr>
            <w:r>
              <w:rPr>
                <w:rFonts w:eastAsia="Times New Roman" w:cstheme="minorHAnsi"/>
                <w:b w:val="0"/>
                <w:bCs w:val="0"/>
                <w:i w:val="0"/>
                <w:iCs w:val="0"/>
                <w:color w:val="000000" w:themeColor="text1"/>
                <w:sz w:val="32"/>
                <w:szCs w:val="32"/>
                <w:u w:val="none"/>
              </w:rPr>
              <w:t xml:space="preserve">Big Data Storage and Processing </w:t>
            </w:r>
            <w:r>
              <w:rPr>
                <w:b w:val="0"/>
                <w:bCs w:val="0"/>
                <w:i w:val="0"/>
                <w:iCs w:val="0"/>
                <w:color w:val="000000" w:themeColor="text1"/>
                <w:sz w:val="32"/>
                <w:szCs w:val="32"/>
                <w:u w:val="none"/>
                <w:rPrChange w:id="13" w:author="Sebastian Briones" w:date="2026-10-16T19:34:53Z" oouserid="Sebastian Briones">
                  <w:rPr>
                    <w:color w:val="000000"/>
                    <w:sz w:val="32"/>
                    <w:szCs w:val="32"/>
                  </w:rPr>
                </w:rPrChange>
              </w:rPr>
            </w:r>
            <w:r>
              <w:rPr>
                <w:rFonts w:cstheme="minorHAnsi"/>
                <w:b w:val="0"/>
                <w:bCs w:val="0"/>
                <w:i w:val="0"/>
                <w:iCs w:val="0"/>
                <w:color w:val="000000" w:themeColor="text1"/>
                <w:sz w:val="32"/>
                <w:szCs w:val="32"/>
                <w:u w:val="none"/>
                <w:rPrChange w:id="14" w:author="Sebastian Briones" w:date="2026-10-16T19:34:53Z" oouserid="Sebastian Briones">
                  <w:rPr>
                    <w:rFonts w:cstheme="minorHAnsi"/>
                  </w:rPr>
                </w:rPrChange>
              </w:rPr>
            </w:r>
          </w:p>
        </w:tc>
      </w:tr>
      <w:tr>
        <w:trPr/>
        <w:tc>
          <w:tcPr>
            <w:tcBorders>
              <w:top w:val="none" w:color="000000" w:sz="4" w:space="0"/>
              <w:left w:val="none" w:color="000000" w:sz="4" w:space="0"/>
              <w:bottom w:val="none" w:color="000000" w:sz="4" w:space="0"/>
              <w:right w:val="none" w:color="000000" w:sz="4" w:space="0"/>
            </w:tcBorders>
            <w:tcW w:w="3256" w:type="dxa"/>
          </w:tcPr>
          <w:p w14:paraId="489B184B" w14:textId="77777777">
            <w:pPr>
              <w:pBdr/>
              <w:spacing w:line="480" w:lineRule="auto"/>
              <w:ind/>
              <w:rPr>
                <w:i/>
                <w:color w:val="156082"/>
                <w:sz w:val="32"/>
                <w:szCs w:val="32"/>
              </w:rPr>
            </w:pPr>
            <w:r>
              <w:rPr>
                <w:i/>
                <w:color w:val="156082"/>
                <w:sz w:val="32"/>
                <w:szCs w:val="32"/>
              </w:rPr>
              <w:t xml:space="preserve">Assessment Title</w:t>
            </w:r>
            <w:r>
              <w:rPr>
                <w:i/>
                <w:color w:val="156082"/>
                <w:sz w:val="32"/>
                <w:szCs w:val="32"/>
              </w:rPr>
            </w:r>
          </w:p>
        </w:tc>
        <w:tc>
          <w:tcPr>
            <w:tcBorders>
              <w:top w:val="none" w:color="000000" w:sz="4" w:space="0"/>
              <w:left w:val="none" w:color="000000" w:sz="4" w:space="0"/>
              <w:bottom w:val="none" w:color="000000" w:sz="4" w:space="0"/>
              <w:right w:val="none" w:color="000000" w:sz="4" w:space="0"/>
            </w:tcBorders>
            <w:tcW w:w="5759" w:type="dxa"/>
          </w:tcPr>
          <w:p w14:paraId="56CFBBAA">
            <w:pPr>
              <w:pBdr/>
              <w:spacing/>
              <w:ind/>
              <w:rPr>
                <w:rFonts w:cstheme="minorHAnsi"/>
                <w:b w:val="0"/>
                <w:bCs w:val="0"/>
                <w:i w:val="0"/>
                <w:color w:val="000000" w:themeColor="text1"/>
                <w:sz w:val="32"/>
                <w:szCs w:val="32"/>
                <w:u w:val="none"/>
                <w:rPrChange w:id="15" w:author="Sebastian Briones" w:date="2026-10-16T19:34:53Z" oouserid="Sebastian Briones">
                  <w:rPr>
                    <w:rFonts w:cstheme="minorHAnsi"/>
                  </w:rPr>
                </w:rPrChange>
              </w:rPr>
            </w:pPr>
            <w:r>
              <w:rPr>
                <w:rFonts w:eastAsia="Times New Roman" w:cstheme="minorHAnsi"/>
                <w:b w:val="0"/>
                <w:bCs w:val="0"/>
                <w:i w:val="0"/>
                <w:iCs w:val="0"/>
                <w:color w:val="000000" w:themeColor="text1"/>
                <w:sz w:val="32"/>
                <w:szCs w:val="32"/>
                <w:u w:val="none"/>
              </w:rPr>
              <w:t xml:space="preserve">Integrated CA1 Sem 2 MSc in Data Analytics </w:t>
            </w:r>
            <w:r>
              <w:rPr>
                <w:b w:val="0"/>
                <w:bCs w:val="0"/>
                <w:i w:val="0"/>
                <w:iCs w:val="0"/>
                <w:color w:val="000000" w:themeColor="text1"/>
                <w:sz w:val="32"/>
                <w:szCs w:val="32"/>
                <w:u w:val="none"/>
                <w:rPrChange w:id="16" w:author="Sebastian Briones" w:date="2026-10-16T19:34:53Z" oouserid="Sebastian Briones">
                  <w:rPr>
                    <w:color w:val="000000"/>
                    <w:sz w:val="32"/>
                    <w:szCs w:val="32"/>
                  </w:rPr>
                </w:rPrChange>
              </w:rPr>
            </w:r>
            <w:r>
              <w:rPr>
                <w:rFonts w:cstheme="minorHAnsi"/>
                <w:b w:val="0"/>
                <w:bCs w:val="0"/>
                <w:i w:val="0"/>
                <w:iCs w:val="0"/>
                <w:color w:val="000000" w:themeColor="text1"/>
                <w:sz w:val="32"/>
                <w:szCs w:val="32"/>
                <w:u w:val="none"/>
                <w:rPrChange w:id="17" w:author="Sebastian Briones" w:date="2026-10-16T19:34:53Z" oouserid="Sebastian Briones">
                  <w:rPr>
                    <w:rFonts w:cstheme="minorHAnsi"/>
                  </w:rPr>
                </w:rPrChange>
              </w:rPr>
            </w:r>
          </w:p>
        </w:tc>
      </w:tr>
      <w:tr>
        <w:trPr/>
        <w:tc>
          <w:tcPr>
            <w:tcBorders>
              <w:top w:val="none" w:color="000000" w:sz="4" w:space="0"/>
              <w:left w:val="none" w:color="000000" w:sz="4" w:space="0"/>
              <w:bottom w:val="none" w:color="000000" w:sz="4" w:space="0"/>
              <w:right w:val="none" w:color="000000" w:sz="4" w:space="0"/>
            </w:tcBorders>
            <w:tcW w:w="3256" w:type="dxa"/>
          </w:tcPr>
          <w:p w14:paraId="0F93ADA6" w14:textId="77777777">
            <w:pPr>
              <w:pBdr/>
              <w:spacing w:line="480" w:lineRule="auto"/>
              <w:ind/>
              <w:rPr>
                <w:i/>
                <w:color w:val="156082"/>
                <w:sz w:val="32"/>
                <w:szCs w:val="32"/>
              </w:rPr>
            </w:pPr>
            <w:r>
              <w:rPr>
                <w:i/>
                <w:color w:val="156082"/>
                <w:sz w:val="32"/>
                <w:szCs w:val="32"/>
              </w:rPr>
              <w:t xml:space="preserve">Lecturer/Supervisor</w:t>
            </w:r>
            <w:r>
              <w:rPr>
                <w:i/>
                <w:color w:val="156082"/>
                <w:sz w:val="32"/>
                <w:szCs w:val="32"/>
              </w:rPr>
            </w:r>
          </w:p>
        </w:tc>
        <w:tc>
          <w:tcPr>
            <w:tcBorders>
              <w:top w:val="none" w:color="000000" w:sz="4" w:space="0"/>
              <w:left w:val="none" w:color="000000" w:sz="4" w:space="0"/>
              <w:bottom w:val="none" w:color="000000" w:sz="4" w:space="0"/>
              <w:right w:val="none" w:color="000000" w:sz="4" w:space="0"/>
            </w:tcBorders>
            <w:tcW w:w="5759" w:type="dxa"/>
          </w:tcPr>
          <w:p w14:paraId="1C7C60BC">
            <w:pPr>
              <w:pBdr/>
              <w:spacing/>
              <w:ind w:right="1879"/>
              <w:rPr>
                <w:ins w:id="18" w:author=""/>
                <w:rFonts w:eastAsia="Times New Roman" w:cstheme="minorHAnsi"/>
                <w:b w:val="0"/>
                <w:bCs w:val="0"/>
                <w:i w:val="0"/>
                <w:color w:val="000000" w:themeColor="text1"/>
                <w:sz w:val="32"/>
                <w:szCs w:val="32"/>
                <w:u w:val="none"/>
              </w:rPr>
            </w:pPr>
            <w:ins w:id="19">
              <w:r>
                <w:rPr>
                  <w:rFonts w:eastAsia="Times New Roman" w:cstheme="minorHAnsi"/>
                  <w:b w:val="0"/>
                  <w:bCs w:val="0"/>
                  <w:i w:val="0"/>
                  <w:iCs w:val="0"/>
                  <w:color w:val="000000" w:themeColor="text1"/>
                  <w:sz w:val="32"/>
                  <w:szCs w:val="32"/>
                  <w:u w:val="none"/>
                </w:rPr>
                <w:t xml:space="preserve">David McQuaid </w:t>
              </w:r>
            </w:ins>
            <w:ins w:id="20">
              <w:r>
                <w:rPr>
                  <w:rFonts w:cstheme="minorHAnsi"/>
                  <w:b w:val="0"/>
                  <w:bCs w:val="0"/>
                  <w:i w:val="0"/>
                  <w:iCs w:val="0"/>
                  <w:color w:val="000000" w:themeColor="text1"/>
                  <w:sz w:val="32"/>
                  <w:szCs w:val="32"/>
                  <w:u w:val="none"/>
                </w:rPr>
              </w:r>
            </w:ins>
          </w:p>
          <w:p w14:paraId="03DD23D9">
            <w:pPr>
              <w:pBdr/>
              <w:spacing/>
              <w:ind w:right="1879"/>
              <w:rPr>
                <w:ins w:id="21" w:author=""/>
                <w:rFonts w:cstheme="minorHAnsi"/>
                <w:b w:val="0"/>
                <w:bCs w:val="0"/>
                <w:i w:val="0"/>
                <w:color w:val="000000" w:themeColor="text1"/>
                <w:sz w:val="32"/>
                <w:szCs w:val="32"/>
                <w:u w:val="none"/>
              </w:rPr>
            </w:pPr>
            <w:r>
              <w:rPr>
                <w:rFonts w:eastAsia="Times New Roman" w:cstheme="minorHAnsi"/>
                <w:b w:val="0"/>
                <w:bCs w:val="0"/>
                <w:i w:val="0"/>
                <w:iCs w:val="0"/>
                <w:color w:val="000000" w:themeColor="text1"/>
                <w:sz w:val="32"/>
                <w:szCs w:val="32"/>
                <w:u w:val="none"/>
              </w:rPr>
              <w:t xml:space="preserve">Muhammad Iqbal </w:t>
            </w:r>
            <w:r>
              <w:rPr>
                <w:rFonts w:cstheme="minorHAnsi"/>
                <w:b w:val="0"/>
                <w:bCs w:val="0"/>
                <w:i w:val="0"/>
                <w:iCs w:val="0"/>
                <w:color w:val="000000" w:themeColor="text1"/>
                <w:sz w:val="32"/>
                <w:szCs w:val="32"/>
                <w:u w:val="none"/>
              </w:rPr>
            </w:r>
            <w:ins w:id="22">
              <w:r>
                <w:rPr>
                  <w:b w:val="0"/>
                  <w:bCs w:val="0"/>
                  <w:i w:val="0"/>
                  <w:iCs w:val="0"/>
                  <w:color w:val="000000" w:themeColor="text1"/>
                  <w:sz w:val="32"/>
                  <w:szCs w:val="32"/>
                  <w:u w:val="none"/>
                </w:rPr>
              </w:r>
            </w:ins>
            <w:r>
              <w:rPr>
                <w:b w:val="0"/>
                <w:bCs w:val="0"/>
                <w:i w:val="0"/>
                <w:iCs w:val="0"/>
                <w:color w:val="000000" w:themeColor="text1"/>
                <w:sz w:val="32"/>
                <w:szCs w:val="32"/>
                <w:u w:val="none"/>
                <w:rPrChange w:id="23" w:author="Sebastian Briones" w:date="2026-10-16T19:34:53Z" oouserid="Sebastian Briones">
                  <w:rPr>
                    <w:color w:val="000000"/>
                    <w:sz w:val="32"/>
                    <w:szCs w:val="32"/>
                  </w:rPr>
                </w:rPrChange>
              </w:rPr>
            </w:r>
            <w:r>
              <w:rPr>
                <w:b w:val="0"/>
                <w:bCs w:val="0"/>
                <w:i w:val="0"/>
                <w:iCs w:val="0"/>
                <w:color w:val="000000" w:themeColor="text1"/>
                <w:sz w:val="32"/>
                <w:szCs w:val="32"/>
                <w:u w:val="none"/>
                <w:rPrChange w:id="24" w:author="Sebastian Briones" w:date="2026-10-16T19:34:53Z" oouserid="Sebastian Briones">
                  <w:rPr>
                    <w:color w:val="000000"/>
                    <w:sz w:val="32"/>
                    <w:szCs w:val="32"/>
                  </w:rPr>
                </w:rPrChange>
              </w:rPr>
            </w:r>
            <w:ins w:id="25">
              <w:r>
                <w:rPr>
                  <w:rFonts w:cstheme="minorHAnsi"/>
                  <w:b w:val="0"/>
                  <w:bCs w:val="0"/>
                  <w:i w:val="0"/>
                  <w:iCs w:val="0"/>
                  <w:color w:val="000000" w:themeColor="text1"/>
                  <w:sz w:val="32"/>
                  <w:szCs w:val="32"/>
                  <w:u w:val="none"/>
                </w:rPr>
              </w:r>
            </w:ins>
          </w:p>
        </w:tc>
      </w:tr>
      <w:tr>
        <w:trPr/>
        <w:tc>
          <w:tcPr>
            <w:tcBorders>
              <w:top w:val="none" w:color="000000" w:sz="4" w:space="0"/>
              <w:left w:val="none" w:color="000000" w:sz="4" w:space="0"/>
              <w:bottom w:val="none" w:color="000000" w:sz="4" w:space="0"/>
              <w:right w:val="none" w:color="000000" w:sz="4" w:space="0"/>
            </w:tcBorders>
            <w:tcW w:w="3256" w:type="dxa"/>
          </w:tcPr>
          <w:p w14:paraId="1B7FDA69" w14:textId="77777777">
            <w:pPr>
              <w:pBdr/>
              <w:spacing w:line="480" w:lineRule="auto"/>
              <w:ind/>
              <w:rPr>
                <w:i/>
                <w:color w:val="156082"/>
                <w:sz w:val="32"/>
                <w:szCs w:val="32"/>
              </w:rPr>
            </w:pPr>
            <w:r>
              <w:rPr>
                <w:i/>
                <w:color w:val="156082"/>
                <w:sz w:val="32"/>
                <w:szCs w:val="32"/>
              </w:rPr>
              <w:t xml:space="preserve">Assessment Due Date</w:t>
            </w:r>
            <w:r>
              <w:rPr>
                <w:i/>
                <w:color w:val="156082"/>
                <w:sz w:val="32"/>
                <w:szCs w:val="32"/>
              </w:rPr>
            </w:r>
          </w:p>
        </w:tc>
        <w:tc>
          <w:tcPr>
            <w:tcBorders>
              <w:top w:val="none" w:color="000000" w:sz="4" w:space="0"/>
              <w:left w:val="none" w:color="000000" w:sz="4" w:space="0"/>
              <w:bottom w:val="none" w:color="000000" w:sz="4" w:space="0"/>
              <w:right w:val="none" w:color="000000" w:sz="4" w:space="0"/>
            </w:tcBorders>
            <w:tcW w:w="5759" w:type="dxa"/>
          </w:tcPr>
          <w:p w14:paraId="78B30664">
            <w:pPr>
              <w:pBdr/>
              <w:spacing/>
              <w:ind/>
              <w:rPr>
                <w:ins w:id="26" w:author=""/>
                <w:rFonts w:cstheme="minorHAnsi"/>
                <w:b w:val="0"/>
                <w:bCs w:val="0"/>
                <w:i w:val="0"/>
                <w:color w:val="000000" w:themeColor="text1"/>
                <w:sz w:val="32"/>
                <w:szCs w:val="32"/>
                <w:u w:val="none"/>
              </w:rPr>
            </w:pPr>
            <w:ins w:id="27">
              <w:r>
                <w:rPr>
                  <w:rFonts w:eastAsia="Times New Roman" w:cstheme="minorHAnsi"/>
                  <w:b w:val="0"/>
                  <w:bCs w:val="0"/>
                  <w:i w:val="0"/>
                  <w:iCs w:val="0"/>
                  <w:color w:val="000000" w:themeColor="text1"/>
                  <w:sz w:val="32"/>
                  <w:szCs w:val="32"/>
                  <w:u w:val="none"/>
                </w:rPr>
                <w:t xml:space="preserve">1</w:t>
              </w:r>
            </w:ins>
            <w:ins w:id="28">
              <w:r>
                <w:rPr>
                  <w:rFonts w:eastAsia="Times New Roman" w:cstheme="minorHAnsi"/>
                  <w:b w:val="0"/>
                  <w:bCs w:val="0"/>
                  <w:i w:val="0"/>
                  <w:iCs w:val="0"/>
                  <w:color w:val="000000" w:themeColor="text1"/>
                  <w:sz w:val="32"/>
                  <w:szCs w:val="32"/>
                  <w:u w:val="none"/>
                </w:rPr>
                <w:t xml:space="preserve">1</w:t>
              </w:r>
            </w:ins>
            <w:ins w:id="29">
              <w:r>
                <w:rPr>
                  <w:rFonts w:eastAsia="Times New Roman" w:cstheme="minorHAnsi"/>
                  <w:b w:val="0"/>
                  <w:bCs w:val="0"/>
                  <w:i w:val="0"/>
                  <w:iCs w:val="0"/>
                  <w:color w:val="000000" w:themeColor="text1"/>
                  <w:sz w:val="32"/>
                  <w:szCs w:val="32"/>
                  <w:u w:val="none"/>
                  <w:vertAlign w:val="superscript"/>
                </w:rPr>
                <w:t xml:space="preserve">th</w:t>
              </w:r>
            </w:ins>
            <w:ins w:id="30">
              <w:r>
                <w:rPr>
                  <w:rFonts w:eastAsia="Times New Roman" w:cstheme="minorHAnsi"/>
                  <w:b w:val="0"/>
                  <w:bCs w:val="0"/>
                  <w:i w:val="0"/>
                  <w:iCs w:val="0"/>
                  <w:color w:val="000000" w:themeColor="text1"/>
                  <w:sz w:val="32"/>
                  <w:szCs w:val="32"/>
                  <w:u w:val="none"/>
                </w:rPr>
                <w:t xml:space="preserve"> </w:t>
              </w:r>
            </w:ins>
            <w:ins w:id="31">
              <w:r>
                <w:rPr>
                  <w:rFonts w:eastAsia="Times New Roman" w:cstheme="minorHAnsi"/>
                  <w:b w:val="0"/>
                  <w:bCs w:val="0"/>
                  <w:i w:val="0"/>
                  <w:iCs w:val="0"/>
                  <w:color w:val="000000" w:themeColor="text1"/>
                  <w:sz w:val="32"/>
                  <w:szCs w:val="32"/>
                  <w:u w:val="none"/>
                </w:rPr>
                <w:t xml:space="preserve">October</w:t>
              </w:r>
            </w:ins>
            <w:ins w:id="32">
              <w:r>
                <w:rPr>
                  <w:rFonts w:eastAsia="Times New Roman" w:cstheme="minorHAnsi"/>
                  <w:b w:val="0"/>
                  <w:bCs w:val="0"/>
                  <w:i w:val="0"/>
                  <w:iCs w:val="0"/>
                  <w:color w:val="000000" w:themeColor="text1"/>
                  <w:sz w:val="32"/>
                  <w:szCs w:val="32"/>
                  <w:u w:val="none"/>
                </w:rPr>
                <w:t xml:space="preserve"> 2026</w:t>
              </w:r>
            </w:ins>
            <w:ins w:id="33">
              <w:r>
                <w:rPr>
                  <w:rFonts w:cstheme="minorHAnsi"/>
                  <w:b w:val="0"/>
                  <w:bCs w:val="0"/>
                  <w:i w:val="0"/>
                  <w:iCs w:val="0"/>
                  <w:color w:val="000000" w:themeColor="text1"/>
                  <w:sz w:val="32"/>
                  <w:szCs w:val="32"/>
                  <w:u w:val="none"/>
                </w:rPr>
              </w:r>
            </w:ins>
            <w:ins w:id="34">
              <w:r>
                <w:rPr>
                  <w:rFonts w:cstheme="minorHAnsi"/>
                  <w:b w:val="0"/>
                  <w:bCs w:val="0"/>
                  <w:i w:val="0"/>
                  <w:iCs w:val="0"/>
                  <w:color w:val="000000" w:themeColor="text1"/>
                  <w:sz w:val="32"/>
                  <w:szCs w:val="32"/>
                  <w:u w:val="none"/>
                </w:rPr>
              </w:r>
            </w:ins>
            <w:r>
              <w:rPr>
                <w:b w:val="0"/>
                <w:bCs w:val="0"/>
                <w:i w:val="0"/>
                <w:iCs w:val="0"/>
                <w:color w:val="000000" w:themeColor="text1"/>
                <w:sz w:val="32"/>
                <w:szCs w:val="32"/>
                <w:u w:val="none"/>
                <w:rPrChange w:id="35" w:author="Sebastian Briones" w:date="2026-10-16T19:34:53Z" oouserid="Sebastian Briones">
                  <w:rPr>
                    <w:color w:val="000000"/>
                    <w:sz w:val="32"/>
                    <w:szCs w:val="32"/>
                  </w:rPr>
                </w:rPrChange>
              </w:rPr>
            </w:r>
            <w:r>
              <w:rPr>
                <w:b w:val="0"/>
                <w:bCs w:val="0"/>
                <w:i w:val="0"/>
                <w:iCs w:val="0"/>
                <w:color w:val="000000" w:themeColor="text1"/>
                <w:sz w:val="32"/>
                <w:szCs w:val="32"/>
                <w:u w:val="none"/>
                <w:rPrChange w:id="36" w:author="Sebastian Briones" w:date="2026-10-16T19:34:53Z" oouserid="Sebastian Briones">
                  <w:rPr>
                    <w:color w:val="000000"/>
                    <w:sz w:val="32"/>
                    <w:szCs w:val="32"/>
                  </w:rPr>
                </w:rPrChange>
              </w:rPr>
            </w:r>
            <w:ins w:id="37">
              <w:r>
                <w:rPr>
                  <w:rFonts w:cstheme="minorHAnsi"/>
                  <w:b w:val="0"/>
                  <w:bCs w:val="0"/>
                  <w:i w:val="0"/>
                  <w:iCs w:val="0"/>
                  <w:color w:val="000000" w:themeColor="text1"/>
                  <w:sz w:val="32"/>
                  <w:szCs w:val="32"/>
                  <w:u w:val="none"/>
                </w:rPr>
              </w:r>
            </w:ins>
          </w:p>
        </w:tc>
      </w:tr>
      <w:tr>
        <w:trPr/>
        <w:tc>
          <w:tcPr>
            <w:tcBorders>
              <w:top w:val="none" w:color="000000" w:sz="4" w:space="0"/>
              <w:left w:val="none" w:color="000000" w:sz="4" w:space="0"/>
              <w:bottom w:val="none" w:color="000000" w:sz="4" w:space="0"/>
              <w:right w:val="none" w:color="000000" w:sz="4" w:space="0"/>
            </w:tcBorders>
            <w:tcW w:w="3256" w:type="dxa"/>
          </w:tcPr>
          <w:p w14:paraId="4160E72B" w14:textId="77777777">
            <w:pPr>
              <w:pBdr/>
              <w:spacing w:line="480" w:lineRule="auto"/>
              <w:ind/>
              <w:rPr>
                <w:i/>
                <w:color w:val="156082"/>
                <w:sz w:val="32"/>
                <w:szCs w:val="32"/>
              </w:rPr>
            </w:pPr>
            <w:r>
              <w:rPr>
                <w:i/>
                <w:color w:val="156082"/>
                <w:sz w:val="32"/>
                <w:szCs w:val="32"/>
              </w:rPr>
              <w:t xml:space="preserve">Date of Submission</w:t>
            </w:r>
            <w:r>
              <w:rPr>
                <w:i/>
                <w:color w:val="156082"/>
                <w:sz w:val="32"/>
                <w:szCs w:val="32"/>
              </w:rPr>
            </w:r>
          </w:p>
        </w:tc>
        <w:tc>
          <w:tcPr>
            <w:tcBorders>
              <w:top w:val="none" w:color="000000" w:sz="4" w:space="0"/>
              <w:left w:val="none" w:color="000000" w:sz="4" w:space="0"/>
              <w:bottom w:val="none" w:color="000000" w:sz="4" w:space="0"/>
              <w:right w:val="none" w:color="000000" w:sz="4" w:space="0"/>
            </w:tcBorders>
            <w:tcW w:w="5759" w:type="dxa"/>
          </w:tcPr>
          <w:p w14:paraId="3D912CB8" w14:textId="77777777">
            <w:pPr>
              <w:pBdr/>
              <w:spacing w:line="480" w:lineRule="auto"/>
              <w:ind/>
              <w:rPr>
                <w:b w:val="0"/>
                <w:bCs w:val="0"/>
                <w:i w:val="0"/>
                <w:color w:val="000000" w:themeColor="text1"/>
                <w:sz w:val="32"/>
                <w:szCs w:val="32"/>
                <w:u w:val="none"/>
                <w:vertAlign w:val="baseline"/>
              </w:rPr>
            </w:pPr>
            <w:r>
              <w:rPr>
                <w:b w:val="0"/>
                <w:bCs w:val="0"/>
                <w:i w:val="0"/>
                <w:iCs w:val="0"/>
                <w:color w:val="000000" w:themeColor="text1"/>
                <w:sz w:val="32"/>
                <w:szCs w:val="32"/>
                <w:u w:val="none"/>
                <w:lang w:val="en-US"/>
                <w:rPrChange w:id="38" w:author="Sebastian Briones" w:date="2026-10-16T19:34:53Z" oouserid="Sebastian Briones">
                  <w:rPr>
                    <w:color w:val="000000"/>
                    <w:sz w:val="32"/>
                    <w:szCs w:val="32"/>
                  </w:rPr>
                </w:rPrChange>
              </w:rPr>
              <w:t xml:space="preserve">16</w:t>
            </w:r>
            <w:ins w:id="39">
              <w:r>
                <w:rPr>
                  <w:b w:val="0"/>
                  <w:bCs w:val="0"/>
                  <w:i w:val="0"/>
                  <w:iCs w:val="0"/>
                  <w:color w:val="000000" w:themeColor="text1"/>
                  <w:sz w:val="32"/>
                  <w:szCs w:val="32"/>
                  <w:u w:val="none"/>
                  <w:vertAlign w:val="superscript"/>
                  <w:lang w:val="en-US"/>
                  <w:rPrChange w:id="40" w:author="Sebastian Briones" w:date="2026-10-16T19:34:53Z" oouserid="Sebastian Briones">
                    <w:rPr>
                      <w:color w:val="000000"/>
                      <w:sz w:val="32"/>
                      <w:szCs w:val="32"/>
                    </w:rPr>
                  </w:rPrChange>
                </w:rPr>
                <w:t xml:space="preserve">th</w:t>
              </w:r>
            </w:ins>
            <w:ins w:id="41">
              <w:r>
                <w:rPr>
                  <w:b w:val="0"/>
                  <w:bCs w:val="0"/>
                  <w:i w:val="0"/>
                  <w:iCs w:val="0"/>
                  <w:color w:val="000000" w:themeColor="text1"/>
                  <w:sz w:val="32"/>
                  <w:szCs w:val="32"/>
                  <w:u w:val="none"/>
                  <w:vertAlign w:val="baseline"/>
                  <w:lang w:val="en-US"/>
                  <w:rPrChange w:id="42" w:author="Sebastian Briones" w:date="2026-10-16T19:34:53Z" oouserid="Sebastian Briones">
                    <w:rPr>
                      <w:color w:val="000000"/>
                      <w:sz w:val="32"/>
                      <w:szCs w:val="32"/>
                    </w:rPr>
                  </w:rPrChange>
                </w:rPr>
                <w:t xml:space="preserve"> October 2026</w:t>
              </w:r>
            </w:ins>
            <w:r>
              <w:rPr>
                <w:b w:val="0"/>
                <w:bCs w:val="0"/>
                <w:i w:val="0"/>
                <w:iCs w:val="0"/>
                <w:color w:val="000000" w:themeColor="text1"/>
                <w:sz w:val="32"/>
                <w:szCs w:val="32"/>
                <w:u w:val="none"/>
                <w:vertAlign w:val="baseline"/>
              </w:rPr>
            </w:r>
          </w:p>
        </w:tc>
      </w:tr>
    </w:tbl>
    <w:p w14:paraId="406FCFDF" w14:textId="77777777">
      <w:pPr>
        <w:pBdr/>
        <w:spacing/>
        <w:ind/>
        <w:rPr>
          <w:b/>
          <w:color w:val="156082"/>
          <w:sz w:val="32"/>
          <w:szCs w:val="32"/>
        </w:rPr>
      </w:pPr>
      <w:r>
        <w:rPr>
          <w:b/>
          <w:color w:val="156082"/>
          <w:sz w:val="32"/>
          <w:szCs w:val="32"/>
        </w:rPr>
        <w:t xml:space="preserve">Use of AI Tools</w:t>
      </w:r>
      <w:r>
        <w:rPr>
          <w:b/>
          <w:color w:val="156082"/>
          <w:sz w:val="32"/>
          <w:szCs w:val="32"/>
        </w:rPr>
      </w:r>
    </w:p>
    <w:p w14:paraId="1C867621" w14:textId="77777777">
      <w:pPr>
        <w:pBdr/>
        <w:spacing/>
        <w:ind/>
        <w:rPr>
          <w:rFonts w:ascii="Quattrocento Sans" w:hAnsi="Quattrocento Sans" w:eastAsia="Quattrocento Sans" w:cs="Quattrocento Sans"/>
          <w:b/>
          <w:color w:val="ff0000"/>
          <w:highlight w:val="white"/>
        </w:rPr>
      </w:pPr>
      <w:r>
        <w:rPr>
          <w:rFonts w:ascii="Quattrocento Sans" w:hAnsi="Quattrocento Sans" w:eastAsia="Quattrocento Sans" w:cs="Quattrocento Sans"/>
          <w:b/>
          <w:color w:val="ff0000"/>
          <w:highlight w:val="white"/>
        </w:rPr>
        <w:t xml:space="preserve">Choose the statement that fits your work and delete the other.</w:t>
      </w:r>
      <w:r>
        <w:rPr>
          <w:rFonts w:ascii="Quattrocento Sans" w:hAnsi="Quattrocento Sans" w:eastAsia="Quattrocento Sans" w:cs="Quattrocento Sans"/>
          <w:b/>
          <w:color w:val="ff0000"/>
          <w:highlight w:val="white"/>
        </w:rPr>
      </w:r>
    </w:p>
    <w:p w14:paraId="6D6E9AD7" w14:textId="77777777">
      <w:pPr>
        <w:pBdr/>
        <w:spacing/>
        <w:ind/>
        <w:rPr>
          <w:b/>
          <w:sz w:val="28"/>
          <w:szCs w:val="28"/>
        </w:rPr>
      </w:pPr>
      <w:r>
        <w:rPr>
          <w:sz w:val="28"/>
          <w:szCs w:val="28"/>
        </w:rPr>
        <w:t xml:space="preserve">I acknowledge the use of </w:t>
      </w:r>
      <w:r>
        <w:rPr>
          <w:b/>
          <w:sz w:val="28"/>
          <w:szCs w:val="28"/>
        </w:rPr>
        <w:t xml:space="preserve">[enter name of the AI tool you used]</w:t>
      </w:r>
      <w:r>
        <w:rPr>
          <w:sz w:val="28"/>
          <w:szCs w:val="28"/>
        </w:rPr>
        <w:t xml:space="preserve"> for the purpose of </w:t>
      </w:r>
      <w:r>
        <w:rPr>
          <w:b/>
          <w:sz w:val="28"/>
          <w:szCs w:val="28"/>
        </w:rPr>
        <w:t xml:space="preserve">[provide a brief explanation of how you used the tool]. </w:t>
      </w:r>
      <w:r>
        <w:rPr>
          <w:b/>
          <w:sz w:val="28"/>
          <w:szCs w:val="28"/>
        </w:rPr>
      </w:r>
    </w:p>
    <w:p w14:paraId="3165D2C2" w14:textId="25F3BA3B">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margin">
                  <wp:align>center</wp:align>
                </wp:positionH>
                <wp:positionV relativeFrom="paragraph">
                  <wp:posOffset>492125</wp:posOffset>
                </wp:positionV>
                <wp:extent cx="5800725" cy="2876550"/>
                <wp:effectExtent l="19050" t="19050" r="28575" b="19050"/>
                <wp:wrapNone/>
                <wp:docPr id="3" name="Rectangle 1728545882"/>
                <wp:cNvGraphicFramePr/>
                <a:graphic xmlns:a="http://schemas.openxmlformats.org/drawingml/2006/main">
                  <a:graphicData uri="http://schemas.microsoft.com/office/word/2010/wordprocessingShape">
                    <wps:wsp>
                      <wps:cNvPr id="0" name=""/>
                      <wps:cNvSpPr/>
                      <wps:spPr bwMode="auto">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pPr>
                              <w:pBdr/>
                              <w:spacing w:line="258" w:lineRule="auto"/>
                              <w:ind/>
                              <w:rPr/>
                            </w:pPr>
                            <w:r>
                              <w:rPr>
                                <w:b/>
                                <w:color w:val="156082"/>
                                <w:sz w:val="32"/>
                              </w:rPr>
                              <w:t xml:space="preserve">Declaration</w:t>
                            </w:r>
                            <w:r/>
                          </w:p>
                          <w:p w14:paraId="025D3EF2" w14:textId="77777777">
                            <w:pPr>
                              <w:pBdr/>
                              <w:spacing w:line="258" w:lineRule="auto"/>
                              <w:ind/>
                              <w:rP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r/>
                          </w:p>
                          <w:p w14:paraId="4E446ABB" w14:textId="77777777">
                            <w:pPr>
                              <w:pBdr/>
                              <w:spacing w:line="258" w:lineRule="auto"/>
                              <w:ind/>
                              <w:rPr/>
                            </w:pPr>
                            <w:r>
                              <w:rPr>
                                <w:color w:val="000000"/>
                                <w:sz w:val="28"/>
                              </w:rPr>
                              <w:t xml:space="preserve">I declare it to be my own work and that all material from third parties has been appropriately referenced.</w:t>
                            </w:r>
                            <w:r/>
                          </w:p>
                          <w:p w14:paraId="31BF7735" w14:textId="77777777">
                            <w:pPr>
                              <w:pBdr/>
                              <w:spacing w:line="258" w:lineRule="auto"/>
                              <w:ind/>
                              <w:rPr/>
                            </w:pPr>
                            <w:r>
                              <w:rPr>
                                <w:color w:val="000000"/>
                                <w:sz w:val="28"/>
                              </w:rPr>
                              <w:t xml:space="preserve"> I further confirm that this work has not previously been submitted for assessment by myself or someone else in CCT College Dublin or any other higher education institution.</w:t>
                            </w:r>
                            <w:r/>
                          </w:p>
                        </w:txbxContent>
                      </wps:txbx>
                      <wps:bodyPr spcFirstLastPara="1" wrap="square" lIns="91425" tIns="45700" rIns="91425" bIns="45700" anchor="t" anchorCtr="0">
                        <a:noAutofit/>
                      </wps:bodyPr>
                    </wps:wsp>
                  </a:graphicData>
                </a:graphic>
              </wp:anchor>
            </w:drawing>
          </mc:Choice>
          <mc:Fallback>
            <w:pict>
              <v:shape id="shape 6" o:spid="_x0000_s6" o:spt="1" type="#_x0000_t1" style="position:absolute;z-index:251657728;o:allowoverlap:true;o:allowincell:true;mso-position-horizontal-relative:margin;mso-position-horizontal:center;mso-position-vertical-relative:text;margin-top:38.75pt;mso-position-vertical:absolute;width:456.75pt;height:226.50pt;mso-wrap-distance-left:9.00pt;mso-wrap-distance-top:0.00pt;mso-wrap-distance-right:9.00pt;mso-wrap-distance-bottom:0.00pt;v-text-anchor:top;visibility:visible;" fillcolor="#FFFFFF" strokecolor="#156082" strokeweight="2.25pt">
                <v:stroke dashstyle="solid"/>
                <v:textbox inset="0,0,0,0">
                  <w:txbxContent>
                    <w:p w14:paraId="56227131" w14:textId="77777777">
                      <w:pPr>
                        <w:pBdr/>
                        <w:spacing w:line="258" w:lineRule="auto"/>
                        <w:ind/>
                        <w:rPr/>
                      </w:pPr>
                      <w:r>
                        <w:rPr>
                          <w:b/>
                          <w:color w:val="156082"/>
                          <w:sz w:val="32"/>
                        </w:rPr>
                        <w:t xml:space="preserve">Declaration</w:t>
                      </w:r>
                      <w:r/>
                    </w:p>
                    <w:p w14:paraId="025D3EF2" w14:textId="77777777">
                      <w:pPr>
                        <w:pBdr/>
                        <w:spacing w:line="258" w:lineRule="auto"/>
                        <w:ind/>
                        <w:rP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r/>
                    </w:p>
                    <w:p w14:paraId="4E446ABB" w14:textId="77777777">
                      <w:pPr>
                        <w:pBdr/>
                        <w:spacing w:line="258" w:lineRule="auto"/>
                        <w:ind/>
                        <w:rPr/>
                      </w:pPr>
                      <w:r>
                        <w:rPr>
                          <w:color w:val="000000"/>
                          <w:sz w:val="28"/>
                        </w:rPr>
                        <w:t xml:space="preserve">I declare it to be my own work and that all material from third parties has been appropriately referenced.</w:t>
                      </w:r>
                      <w:r/>
                    </w:p>
                    <w:p w14:paraId="31BF7735" w14:textId="77777777">
                      <w:pPr>
                        <w:pBdr/>
                        <w:spacing w:line="258" w:lineRule="auto"/>
                        <w:ind/>
                        <w:rPr/>
                      </w:pPr>
                      <w:r>
                        <w:rPr>
                          <w:color w:val="000000"/>
                          <w:sz w:val="28"/>
                        </w:rPr>
                        <w:t xml:space="preserve"> I further confirm that this work has not previously been submitted for assessment by myself or someone else in CCT College Dublin or any other higher education institution.</w:t>
                      </w:r>
                      <w:r/>
                    </w:p>
                  </w:txbxContent>
                </v:textbox>
              </v:shape>
            </w:pict>
          </mc:Fallback>
        </mc:AlternateContent>
      </w:r>
      <w:r>
        <w:rPr>
          <w:sz w:val="28"/>
          <w:szCs w:val="28"/>
        </w:rPr>
        <w:t xml:space="preserve">I have not used any AI tools or technologies in the preparation of this assessment</w:t>
      </w:r>
      <w:r>
        <w:rPr>
          <w:sz w:val="28"/>
          <w:szCs w:val="28"/>
        </w:rPr>
        <w:t xml:space="preserve">.</w:t>
      </w:r>
      <w:r/>
    </w:p>
    <w:p w14:paraId="2A533964" w14:textId="4CDAC607">
      <w:pPr>
        <w:pBdr/>
        <w:spacing/>
        <w:ind/>
        <w:rPr/>
      </w:pPr>
      <w:r/>
      <w:r/>
    </w:p>
    <w:p w14:paraId="55CD6DCB" w14:textId="77777777">
      <w:pPr>
        <w:pBdr/>
        <w:spacing/>
        <w:ind/>
        <w:rPr/>
      </w:pPr>
      <w:r/>
      <w:r/>
    </w:p>
    <w:p w14:paraId="44F9F4FD" w14:textId="77777777">
      <w:pPr>
        <w:pBdr/>
        <w:spacing/>
        <w:ind/>
        <w:rPr/>
      </w:pPr>
      <w:r/>
      <w:r/>
    </w:p>
    <w:p w14:paraId="44386B7F" w14:textId="77777777">
      <w:pPr>
        <w:pBdr/>
        <w:spacing/>
        <w:ind/>
        <w:rPr>
          <w:ins w:id="43" w:author=""/>
        </w:rPr>
      </w:pPr>
      <w:r/>
      <w:ins w:id="44">
        <w:r/>
      </w:ins>
    </w:p>
    <w:p w14:paraId="07AD1999">
      <w:pPr>
        <w:pBdr/>
        <w:spacing/>
        <w:ind/>
        <w:rPr>
          <w:ins w:id="45" w:author=""/>
        </w:rPr>
      </w:pPr>
      <w:r>
        <w:br w:type="page" w:clear="all"/>
      </w:r>
      <w:r/>
      <w:ins w:id="46">
        <w:r/>
      </w:ins>
    </w:p>
    <w:p w14:paraId="1BF59834">
      <w:pPr>
        <w:pBdr/>
        <w:spacing/>
        <w:ind/>
        <w:rPr>
          <w:ins w:id="47" w:author=""/>
        </w:rPr>
      </w:pPr>
      <w:ins w:id="48">
        <w:r>
          <w:rPr>
            <w:highlight w:val="none"/>
            <w:lang w:val="en-US"/>
          </w:rPr>
          <w:t xml:space="preserve">Link Google Drive</w:t>
        </w:r>
      </w:ins>
      <w:r>
        <w:rPr>
          <w:highlight w:val="none"/>
        </w:rPr>
      </w:r>
      <w:ins w:id="49">
        <w:r>
          <w:rPr>
            <w:highlight w:val="none"/>
          </w:rPr>
        </w:r>
      </w:ins>
    </w:p>
    <w:p w14:paraId="7AB6C6F4">
      <w:pPr>
        <w:pBdr/>
        <w:spacing/>
        <w:ind/>
        <w:rPr>
          <w:ins w:id="50" w:author=""/>
          <w:highlight w:val="none"/>
        </w:rPr>
      </w:pPr>
      <w:r/>
      <w:ins w:id="51">
        <w:r/>
      </w:ins>
      <w:hyperlink r:id="rId16" w:tooltip="https://drive.google.com/drive/folders/1S9hDNny96KBRwn0ZXjJj2Y_tnqau3IM8?usp=drive_link" w:history="1">
        <w:ins w:id="52">
          <w:r>
            <w:rPr>
              <w:rStyle w:val="784"/>
            </w:rPr>
            <w:t xml:space="preserve">https://drive.google.com/drive/folders/1S9hDNny96KBRwn0ZXjJj2Y_tnqau3IM8?usp=drive_link</w:t>
          </w:r>
        </w:ins>
      </w:hyperlink>
      <w:r/>
      <w:ins w:id="53">
        <w:r/>
      </w:ins>
    </w:p>
    <w:p w14:paraId="076FEE0F">
      <w:pPr>
        <w:pBdr/>
        <w:spacing/>
        <w:ind/>
        <w:rPr>
          <w:ins w:id="54" w:author=""/>
        </w:rPr>
      </w:pPr>
      <w:r>
        <w:br w:type="page" w:clear="all"/>
      </w:r>
      <w:r/>
      <w:ins w:id="55">
        <w:r/>
      </w:ins>
    </w:p>
    <w:p w14:paraId="07471604">
      <w:pPr>
        <w:pBdr/>
        <w:spacing/>
        <w:ind/>
        <w:rPr>
          <w:ins w:id="56" w:author=""/>
        </w:rPr>
      </w:pPr>
      <w:r/>
      <w:r/>
      <w:ins w:id="57">
        <w:r/>
      </w:ins>
    </w:p>
    <w:p w14:paraId="4380BBF5" w14:textId="77777777">
      <w:pPr>
        <w:pBdr/>
        <w:spacing/>
        <w:ind/>
        <w:rPr/>
        <w:sectPr>
          <w:footnotePr/>
          <w:endnotePr/>
          <w:type w:val="nextPage"/>
          <w:pgSz w:h="16838" w:orient="portrait" w:w="11906"/>
          <w:pgMar w:top="1440" w:right="1440" w:bottom="1440" w:left="1440" w:header="708" w:footer="708" w:gutter="0"/>
          <w:pgNumType w:start="1"/>
          <w:cols w:num="1" w:sep="0" w:space="720" w:equalWidth="1"/>
        </w:sectPr>
      </w:pPr>
      <w:r/>
      <w:r/>
    </w:p>
    <w:p w14:paraId="785B9839">
      <w:pPr>
        <w:pStyle w:val="743"/>
        <w:keepNext w:val="false"/>
        <w:keepLines w:val="false"/>
        <w:pBdr/>
        <w:spacing w:after="0" w:before="0" w:line="240" w:lineRule="auto"/>
        <w:ind/>
        <w:rPr>
          <w:ins w:id="58" w:author=""/>
          <w:sz w:val="28"/>
          <w:szCs w:val="28"/>
        </w:rPr>
      </w:pPr>
      <w:ins w:id="59">
        <w:r/>
      </w:ins>
      <w:bookmarkStart w:id="10" w:name="_heading=h.rbtal5s6u0r9"/>
      <w:ins w:id="60">
        <w:r/>
      </w:ins>
      <w:bookmarkEnd w:id="10"/>
      <w:ins w:id="61">
        <w:r>
          <w:rPr>
            <w:sz w:val="28"/>
            <w:szCs w:val="28"/>
          </w:rPr>
          <w:t xml:space="preserve">AI Declaration using the AI Fluency Framework</w:t>
        </w:r>
      </w:ins>
      <w:ins w:id="62">
        <w:r>
          <w:rPr>
            <w:sz w:val="28"/>
            <w:szCs w:val="28"/>
          </w:rPr>
        </w:r>
      </w:ins>
      <w:ins w:id="63">
        <w:r>
          <w:rPr>
            <w:sz w:val="28"/>
            <w:szCs w:val="28"/>
          </w:rPr>
        </w:r>
      </w:ins>
    </w:p>
    <w:tbl>
      <w:tblPr>
        <w:tblInd w:w="-10" w:type="dxa"/>
        <w:tblW w:w="13957" w:type="dxa"/>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Layout w:type="fixed"/>
        <w:tblLook w:val="0400" w:firstRow="0" w:lastRow="0" w:firstColumn="0" w:lastColumn="0" w:noHBand="0" w:noVBand="1"/>
      </w:tblPr>
      <w:tblGrid>
        <w:gridCol w:w="1787"/>
        <w:gridCol w:w="3145"/>
        <w:gridCol w:w="3969"/>
        <w:gridCol w:w="5056"/>
      </w:tblGrid>
      <w:tr>
        <w:trPr>
          <w:cantSplit/>
          <w:tblHeader/>
        </w:trPr>
        <w:tc>
          <w:tcPr>
            <w:shd w:val="clear" w:color="ffffff" w:fill="d9eaf7"/>
            <w:tcBorders/>
            <w:tcMar>
              <w:left w:w="95" w:type="dxa"/>
              <w:top w:w="80" w:type="dxa"/>
              <w:right w:w="95" w:type="dxa"/>
              <w:bottom w:w="80" w:type="dxa"/>
            </w:tcMar>
            <w:tcW w:w="1787" w:type="dxa"/>
            <w:vAlign w:val="center"/>
          </w:tcPr>
          <w:p w14:paraId="232E7CE7">
            <w:pPr>
              <w:pBdr/>
              <w:spacing w:after="0" w:line="252" w:lineRule="auto"/>
              <w:ind/>
              <w:jc w:val="center"/>
              <w:rPr>
                <w:ins w:id="64" w:author=""/>
                <w:sz w:val="14"/>
                <w:szCs w:val="14"/>
                <w:lang w:val="en-GB"/>
              </w:rPr>
            </w:pPr>
            <w:ins w:id="65">
              <w:r>
                <w:rPr>
                  <w:rFonts w:ascii="Aptos" w:hAnsi="Aptos" w:eastAsia="Aptos" w:cs="Aptos"/>
                  <w:b/>
                  <w:bCs/>
                  <w:sz w:val="14"/>
                  <w:szCs w:val="14"/>
                  <w:lang w:val="en-GB"/>
                </w:rPr>
                <w:t xml:space="preserve">AI competence</w:t>
              </w:r>
            </w:ins>
            <w:ins w:id="66">
              <w:r>
                <w:rPr>
                  <w:sz w:val="14"/>
                  <w:szCs w:val="14"/>
                  <w:lang w:val="en-GB"/>
                </w:rPr>
              </w:r>
            </w:ins>
            <w:ins w:id="67">
              <w:r>
                <w:rPr>
                  <w:sz w:val="14"/>
                  <w:szCs w:val="14"/>
                  <w:lang w:val="en-GB"/>
                </w:rPr>
              </w:r>
            </w:ins>
          </w:p>
        </w:tc>
        <w:tc>
          <w:tcPr>
            <w:shd w:val="clear" w:color="ffffff" w:fill="d9eaf7"/>
            <w:tcBorders/>
            <w:tcMar>
              <w:left w:w="95" w:type="dxa"/>
              <w:top w:w="80" w:type="dxa"/>
              <w:right w:w="95" w:type="dxa"/>
              <w:bottom w:w="80" w:type="dxa"/>
            </w:tcMar>
            <w:tcW w:w="3145" w:type="dxa"/>
            <w:vAlign w:val="center"/>
          </w:tcPr>
          <w:p w14:paraId="647460C3">
            <w:pPr>
              <w:pBdr/>
              <w:spacing w:after="0" w:line="252" w:lineRule="auto"/>
              <w:ind/>
              <w:jc w:val="center"/>
              <w:rPr>
                <w:ins w:id="68" w:author=""/>
                <w:sz w:val="14"/>
                <w:szCs w:val="14"/>
                <w:lang w:val="en-GB"/>
              </w:rPr>
            </w:pPr>
            <w:ins w:id="69">
              <w:r>
                <w:rPr>
                  <w:rFonts w:ascii="Aptos" w:hAnsi="Aptos" w:eastAsia="Aptos" w:cs="Aptos"/>
                  <w:b/>
                  <w:bCs/>
                  <w:sz w:val="14"/>
                  <w:szCs w:val="14"/>
                  <w:lang w:val="en-GB"/>
                </w:rPr>
                <w:t xml:space="preserve">Reflective prompts (to students)</w:t>
              </w:r>
            </w:ins>
            <w:ins w:id="70">
              <w:r>
                <w:rPr>
                  <w:sz w:val="14"/>
                  <w:szCs w:val="14"/>
                  <w:lang w:val="en-GB"/>
                </w:rPr>
              </w:r>
            </w:ins>
            <w:ins w:id="71">
              <w:r>
                <w:rPr>
                  <w:sz w:val="14"/>
                  <w:szCs w:val="14"/>
                  <w:lang w:val="en-GB"/>
                </w:rPr>
              </w:r>
            </w:ins>
          </w:p>
        </w:tc>
        <w:tc>
          <w:tcPr>
            <w:shd w:val="clear" w:color="ffffff" w:fill="d9eaf7"/>
            <w:tcBorders/>
            <w:tcMar>
              <w:left w:w="95" w:type="dxa"/>
              <w:top w:w="80" w:type="dxa"/>
              <w:right w:w="95" w:type="dxa"/>
              <w:bottom w:w="80" w:type="dxa"/>
            </w:tcMar>
            <w:tcW w:w="3969" w:type="dxa"/>
            <w:vAlign w:val="center"/>
          </w:tcPr>
          <w:p w14:paraId="046FB5B5">
            <w:pPr>
              <w:pBdr/>
              <w:spacing w:after="0" w:line="252" w:lineRule="auto"/>
              <w:ind/>
              <w:jc w:val="center"/>
              <w:rPr>
                <w:ins w:id="72" w:author=""/>
                <w:sz w:val="14"/>
                <w:szCs w:val="14"/>
                <w:lang w:val="en-GB"/>
              </w:rPr>
            </w:pPr>
            <w:ins w:id="73">
              <w:r>
                <w:rPr>
                  <w:rFonts w:ascii="Aptos" w:hAnsi="Aptos" w:eastAsia="Aptos" w:cs="Aptos"/>
                  <w:b/>
                  <w:bCs/>
                  <w:sz w:val="14"/>
                  <w:szCs w:val="14"/>
                  <w:lang w:val="en-GB"/>
                </w:rPr>
                <w:t xml:space="preserve">Lecturer expectations</w:t>
              </w:r>
            </w:ins>
            <w:ins w:id="74">
              <w:r>
                <w:rPr>
                  <w:sz w:val="14"/>
                  <w:szCs w:val="14"/>
                  <w:lang w:val="en-GB"/>
                </w:rPr>
              </w:r>
            </w:ins>
            <w:ins w:id="75">
              <w:r>
                <w:rPr>
                  <w:sz w:val="14"/>
                  <w:szCs w:val="14"/>
                  <w:lang w:val="en-GB"/>
                </w:rPr>
              </w:r>
            </w:ins>
          </w:p>
        </w:tc>
        <w:tc>
          <w:tcPr>
            <w:shd w:val="clear" w:color="ffffff" w:fill="d9eaf7"/>
            <w:tcBorders/>
            <w:tcMar>
              <w:left w:w="95" w:type="dxa"/>
              <w:top w:w="80" w:type="dxa"/>
              <w:right w:w="95" w:type="dxa"/>
              <w:bottom w:w="80" w:type="dxa"/>
            </w:tcMar>
            <w:tcW w:w="5056" w:type="dxa"/>
            <w:vAlign w:val="center"/>
          </w:tcPr>
          <w:p w14:paraId="0B09DA06">
            <w:pPr>
              <w:pBdr/>
              <w:spacing w:after="0" w:line="252" w:lineRule="auto"/>
              <w:ind/>
              <w:jc w:val="center"/>
              <w:rPr>
                <w:ins w:id="76" w:author=""/>
                <w:sz w:val="14"/>
                <w:szCs w:val="14"/>
                <w:lang w:val="en-GB"/>
              </w:rPr>
            </w:pPr>
            <w:ins w:id="77">
              <w:r>
                <w:rPr>
                  <w:rFonts w:ascii="Aptos" w:hAnsi="Aptos" w:eastAsia="Aptos" w:cs="Aptos"/>
                  <w:b/>
                  <w:bCs/>
                  <w:sz w:val="14"/>
                  <w:szCs w:val="14"/>
                  <w:lang w:val="en-GB"/>
                </w:rPr>
                <w:t xml:space="preserve">Student response</w:t>
              </w:r>
            </w:ins>
            <w:ins w:id="78">
              <w:r>
                <w:rPr>
                  <w:sz w:val="14"/>
                  <w:szCs w:val="14"/>
                  <w:lang w:val="en-GB"/>
                </w:rPr>
              </w:r>
            </w:ins>
            <w:ins w:id="79">
              <w:r>
                <w:rPr>
                  <w:sz w:val="14"/>
                  <w:szCs w:val="14"/>
                  <w:lang w:val="en-GB"/>
                </w:rPr>
              </w:r>
            </w:ins>
          </w:p>
        </w:tc>
      </w:tr>
      <w:tr>
        <w:trPr>
          <w:cantSplit/>
        </w:trPr>
        <w:tc>
          <w:tcPr>
            <w:tcBorders/>
            <w:tcMar>
              <w:left w:w="95" w:type="dxa"/>
              <w:top w:w="80" w:type="dxa"/>
              <w:right w:w="95" w:type="dxa"/>
              <w:bottom w:w="80" w:type="dxa"/>
            </w:tcMar>
            <w:tcW w:w="1787" w:type="dxa"/>
          </w:tcPr>
          <w:p w14:paraId="5152D529">
            <w:pPr>
              <w:pBdr/>
              <w:spacing w:after="0" w:line="252" w:lineRule="auto"/>
              <w:ind/>
              <w:rPr>
                <w:ins w:id="80" w:author=""/>
                <w:sz w:val="14"/>
                <w:szCs w:val="14"/>
                <w:lang w:val="en-GB"/>
              </w:rPr>
            </w:pPr>
            <w:ins w:id="81">
              <w:r>
                <w:rPr>
                  <w:rFonts w:ascii="Aptos" w:hAnsi="Aptos" w:eastAsia="Aptos" w:cs="Aptos"/>
                  <w:b/>
                  <w:bCs/>
                  <w:sz w:val="14"/>
                  <w:szCs w:val="14"/>
                  <w:lang w:val="en-GB"/>
                </w:rPr>
                <w:t xml:space="preserve">Delegation</w:t>
              </w:r>
            </w:ins>
            <w:ins w:id="82">
              <w:r>
                <w:rPr>
                  <w:rFonts w:ascii="Aptos" w:hAnsi="Aptos" w:eastAsia="Aptos" w:cs="Aptos"/>
                  <w:i/>
                  <w:iCs/>
                  <w:sz w:val="14"/>
                  <w:szCs w:val="14"/>
                  <w:lang w:val="en-GB"/>
                </w:rPr>
                <w:br/>
                <w:t xml:space="preserve">Deciding whether &amp; when to use AI</w:t>
              </w:r>
            </w:ins>
            <w:ins w:id="83">
              <w:r>
                <w:rPr>
                  <w:sz w:val="14"/>
                  <w:szCs w:val="14"/>
                  <w:lang w:val="en-GB"/>
                </w:rPr>
              </w:r>
            </w:ins>
            <w:ins w:id="84">
              <w:r>
                <w:rPr>
                  <w:sz w:val="14"/>
                  <w:szCs w:val="14"/>
                  <w:lang w:val="en-GB"/>
                </w:rPr>
              </w:r>
            </w:ins>
          </w:p>
        </w:tc>
        <w:tc>
          <w:tcPr>
            <w:tcBorders/>
            <w:tcMar>
              <w:left w:w="95" w:type="dxa"/>
              <w:top w:w="80" w:type="dxa"/>
              <w:right w:w="95" w:type="dxa"/>
              <w:bottom w:w="80" w:type="dxa"/>
            </w:tcMar>
            <w:tcW w:w="3145" w:type="dxa"/>
          </w:tcPr>
          <w:p w14:paraId="0DF882BD">
            <w:pPr>
              <w:pBdr/>
              <w:spacing w:after="0" w:line="252" w:lineRule="auto"/>
              <w:ind/>
              <w:rPr>
                <w:ins w:id="85" w:author=""/>
                <w:sz w:val="14"/>
                <w:szCs w:val="14"/>
                <w:lang w:val="en-GB"/>
              </w:rPr>
            </w:pPr>
            <w:ins w:id="86">
              <w:r>
                <w:rPr>
                  <w:rFonts w:ascii="Aptos" w:hAnsi="Aptos" w:eastAsia="Aptos" w:cs="Aptos"/>
                  <w:sz w:val="14"/>
                  <w:szCs w:val="14"/>
                  <w:lang w:val="en-GB"/>
                </w:rPr>
                <w:t xml:space="preserve">Identify the specific tasks in this assessment where you chose to use AI, and explain your reasoning. Where did AI add value? Where did you decide not to use it, and why?</w:t>
              </w:r>
            </w:ins>
            <w:ins w:id="87">
              <w:r>
                <w:rPr>
                  <w:sz w:val="14"/>
                  <w:szCs w:val="14"/>
                  <w:lang w:val="en-GB"/>
                </w:rPr>
              </w:r>
            </w:ins>
            <w:ins w:id="88">
              <w:r>
                <w:rPr>
                  <w:sz w:val="14"/>
                  <w:szCs w:val="14"/>
                  <w:lang w:val="en-GB"/>
                </w:rPr>
              </w:r>
            </w:ins>
          </w:p>
        </w:tc>
        <w:tc>
          <w:tcPr>
            <w:tcBorders/>
            <w:tcMar>
              <w:left w:w="95" w:type="dxa"/>
              <w:top w:w="80" w:type="dxa"/>
              <w:right w:w="95" w:type="dxa"/>
              <w:bottom w:w="80" w:type="dxa"/>
            </w:tcMar>
            <w:tcW w:w="3969" w:type="dxa"/>
          </w:tcPr>
          <w:p w14:paraId="27680946">
            <w:pPr>
              <w:pBdr/>
              <w:spacing w:after="0" w:line="252" w:lineRule="auto"/>
              <w:ind/>
              <w:rPr>
                <w:ins w:id="89" w:author=""/>
                <w:rFonts w:ascii="Aptos" w:hAnsi="Aptos" w:eastAsia="Aptos" w:cs="Aptos"/>
                <w:sz w:val="14"/>
                <w:szCs w:val="14"/>
                <w:lang w:val="en-GB"/>
              </w:rPr>
            </w:pPr>
            <w:ins w:id="90">
              <w:r>
                <w:rPr>
                  <w:rFonts w:ascii="Aptos" w:hAnsi="Aptos" w:eastAsia="Aptos" w:cs="Aptos"/>
                  <w:sz w:val="14"/>
                  <w:szCs w:val="14"/>
                  <w:lang w:val="en-GB"/>
                </w:rPr>
                <w:t xml:space="preserve">For this assessment, Generative AI</w:t>
              </w:r>
            </w:ins>
            <w:ins w:id="91">
              <w:r>
                <w:rPr>
                  <w:rFonts w:ascii="Aptos" w:hAnsi="Aptos" w:eastAsia="Aptos" w:cs="Aptos"/>
                  <w:sz w:val="14"/>
                  <w:szCs w:val="14"/>
                  <w:lang w:val="en-GB"/>
                </w:rPr>
                <w:t xml:space="preserve"> may be used only as a supporting tool for brainstorming and refining ideas, fine-tuning research questions, finding relevant information, drafting an outline, checking grammar, clarity and writing style, and other uses explicitly approved by the lecturer.</w:t>
              </w:r>
            </w:ins>
            <w:ins w:id="92">
              <w:r>
                <w:rPr>
                  <w:rFonts w:ascii="Aptos" w:hAnsi="Aptos" w:eastAsia="Aptos" w:cs="Aptos"/>
                  <w:sz w:val="14"/>
                  <w:szCs w:val="14"/>
                  <w:lang w:val="en-GB"/>
                </w:rPr>
              </w:r>
            </w:ins>
            <w:ins w:id="93">
              <w:r>
                <w:rPr>
                  <w:rFonts w:ascii="Aptos" w:hAnsi="Aptos" w:eastAsia="Aptos" w:cs="Aptos"/>
                  <w:sz w:val="14"/>
                  <w:szCs w:val="14"/>
                  <w:lang w:val="en-GB"/>
                </w:rPr>
              </w:r>
            </w:ins>
          </w:p>
          <w:p w14:paraId="41E7AADE">
            <w:pPr>
              <w:pBdr/>
              <w:spacing w:after="0" w:line="252" w:lineRule="auto"/>
              <w:ind/>
              <w:rPr>
                <w:ins w:id="94" w:author=""/>
                <w:rFonts w:ascii="Aptos" w:hAnsi="Aptos" w:eastAsia="Aptos" w:cs="Aptos"/>
                <w:sz w:val="14"/>
                <w:szCs w:val="14"/>
                <w:lang w:val="en-GB"/>
              </w:rPr>
            </w:pPr>
            <w:ins w:id="95">
              <w:r>
                <w:rPr>
                  <w:rFonts w:ascii="Aptos" w:hAnsi="Aptos" w:eastAsia="Aptos" w:cs="Aptos"/>
                  <w:sz w:val="14"/>
                  <w:szCs w:val="14"/>
                  <w:lang w:val="en-GB"/>
                </w:rPr>
              </w:r>
            </w:ins>
            <w:ins w:id="96">
              <w:r>
                <w:rPr>
                  <w:rFonts w:ascii="Aptos" w:hAnsi="Aptos" w:eastAsia="Aptos" w:cs="Aptos"/>
                  <w:sz w:val="14"/>
                  <w:szCs w:val="14"/>
                  <w:lang w:val="en-GB"/>
                </w:rPr>
              </w:r>
            </w:ins>
            <w:ins w:id="97">
              <w:r>
                <w:rPr>
                  <w:rFonts w:ascii="Aptos" w:hAnsi="Aptos" w:eastAsia="Aptos" w:cs="Aptos"/>
                  <w:sz w:val="14"/>
                  <w:szCs w:val="14"/>
                  <w:lang w:val="en-GB"/>
                </w:rPr>
              </w:r>
            </w:ins>
          </w:p>
          <w:p w14:paraId="4917E35F">
            <w:pPr>
              <w:pBdr/>
              <w:spacing w:after="0" w:before="20" w:line="252" w:lineRule="auto"/>
              <w:ind/>
              <w:rPr>
                <w:ins w:id="98" w:author=""/>
                <w:sz w:val="14"/>
                <w:szCs w:val="14"/>
                <w:lang w:val="en-GB"/>
              </w:rPr>
            </w:pPr>
            <w:ins w:id="99">
              <w:r>
                <w:rPr>
                  <w:rFonts w:ascii="Aptos" w:hAnsi="Aptos" w:eastAsia="Aptos" w:cs="Aptos"/>
                  <w:sz w:val="14"/>
                  <w:szCs w:val="14"/>
                  <w:lang w:val="en-GB"/>
                </w:rPr>
                <w:t xml:space="preserve">These uses support planning, research and communication. GenAI must not replace the student's own tech</w:t>
              </w:r>
            </w:ins>
            <w:ins w:id="100">
              <w:r>
                <w:rPr>
                  <w:rFonts w:ascii="Aptos" w:hAnsi="Aptos" w:eastAsia="Aptos" w:cs="Aptos"/>
                  <w:sz w:val="14"/>
                  <w:szCs w:val="14"/>
                  <w:lang w:val="en-GB"/>
                </w:rPr>
                <w:t xml:space="preserve">nical implementation, analysis, modelling, evaluation or interpretation, as these directly assess the learning outcomes. You may not copy and paste GenAI output in your submission. All GenAI use must be declared in the GenAI Tools Declaration (Appendix A).</w:t>
              </w:r>
            </w:ins>
            <w:ins w:id="101">
              <w:r>
                <w:rPr>
                  <w:sz w:val="14"/>
                  <w:szCs w:val="14"/>
                  <w:lang w:val="en-GB"/>
                </w:rPr>
              </w:r>
            </w:ins>
            <w:ins w:id="102">
              <w:r>
                <w:rPr>
                  <w:sz w:val="14"/>
                  <w:szCs w:val="14"/>
                  <w:lang w:val="en-GB"/>
                </w:rPr>
              </w:r>
            </w:ins>
          </w:p>
        </w:tc>
        <w:tc>
          <w:tcPr>
            <w:tcBorders/>
            <w:tcMar>
              <w:left w:w="95" w:type="dxa"/>
              <w:top w:w="80" w:type="dxa"/>
              <w:right w:w="95" w:type="dxa"/>
              <w:bottom w:w="80" w:type="dxa"/>
            </w:tcMar>
            <w:tcW w:w="5056" w:type="dxa"/>
          </w:tcPr>
          <w:p w14:paraId="3659AFED">
            <w:pPr>
              <w:pBdr/>
              <w:spacing w:after="0" w:before="100" w:line="252" w:lineRule="auto"/>
              <w:ind/>
              <w:jc w:val="center"/>
              <w:rPr>
                <w:ins w:id="103" w:author=""/>
                <w:sz w:val="14"/>
                <w:szCs w:val="14"/>
                <w:lang w:val="en-GB"/>
              </w:rPr>
            </w:pPr>
            <w:ins w:id="104">
              <w:r>
                <w:rPr>
                  <w:rFonts w:ascii="Aptos" w:hAnsi="Aptos" w:eastAsia="Aptos" w:cs="Aptos"/>
                  <w:i/>
                  <w:iCs/>
                  <w:sz w:val="14"/>
                  <w:szCs w:val="14"/>
                  <w:lang w:val="en-US"/>
                </w:rPr>
                <w:t xml:space="preserve">Claude code was used to support the writing and structure of the article. Improving grammar and spelling, and also to verify Harvard reference formatting. AI was used for code to check errors and warnings while writing it, AI suggested online libraries that were further checked</w:t>
              </w:r>
            </w:ins>
            <w:ins w:id="105">
              <w:r>
                <w:rPr>
                  <w:sz w:val="14"/>
                  <w:szCs w:val="14"/>
                  <w:lang w:val="en-GB"/>
                </w:rPr>
              </w:r>
            </w:ins>
          </w:p>
        </w:tc>
      </w:tr>
      <w:tr>
        <w:trPr>
          <w:cantSplit/>
        </w:trPr>
        <w:tc>
          <w:tcPr>
            <w:tcBorders/>
            <w:tcMar>
              <w:left w:w="95" w:type="dxa"/>
              <w:top w:w="80" w:type="dxa"/>
              <w:right w:w="95" w:type="dxa"/>
              <w:bottom w:w="80" w:type="dxa"/>
            </w:tcMar>
            <w:tcW w:w="1787" w:type="dxa"/>
          </w:tcPr>
          <w:p w14:paraId="7032D461">
            <w:pPr>
              <w:pBdr/>
              <w:spacing w:after="0" w:line="252" w:lineRule="auto"/>
              <w:ind/>
              <w:rPr>
                <w:ins w:id="106" w:author=""/>
                <w:sz w:val="14"/>
                <w:szCs w:val="14"/>
                <w:lang w:val="en-GB"/>
              </w:rPr>
            </w:pPr>
            <w:ins w:id="107">
              <w:r>
                <w:rPr>
                  <w:rFonts w:ascii="Aptos" w:hAnsi="Aptos" w:eastAsia="Aptos" w:cs="Aptos"/>
                  <w:b/>
                  <w:bCs/>
                  <w:sz w:val="14"/>
                  <w:szCs w:val="14"/>
                  <w:lang w:val="en-GB"/>
                </w:rPr>
                <w:t xml:space="preserve">Description</w:t>
              </w:r>
            </w:ins>
            <w:ins w:id="108">
              <w:r>
                <w:rPr>
                  <w:rFonts w:ascii="Aptos" w:hAnsi="Aptos" w:eastAsia="Aptos" w:cs="Aptos"/>
                  <w:i/>
                  <w:iCs/>
                  <w:sz w:val="14"/>
                  <w:szCs w:val="14"/>
                  <w:lang w:val="en-GB"/>
                </w:rPr>
                <w:br/>
                <w:t xml:space="preserve">How you prompted the AI</w:t>
              </w:r>
            </w:ins>
            <w:ins w:id="109">
              <w:r>
                <w:rPr>
                  <w:sz w:val="14"/>
                  <w:szCs w:val="14"/>
                  <w:lang w:val="en-GB"/>
                </w:rPr>
              </w:r>
            </w:ins>
            <w:ins w:id="110">
              <w:r>
                <w:rPr>
                  <w:sz w:val="14"/>
                  <w:szCs w:val="14"/>
                  <w:lang w:val="en-GB"/>
                </w:rPr>
              </w:r>
            </w:ins>
          </w:p>
        </w:tc>
        <w:tc>
          <w:tcPr>
            <w:tcBorders/>
            <w:tcMar>
              <w:left w:w="95" w:type="dxa"/>
              <w:top w:w="80" w:type="dxa"/>
              <w:right w:w="95" w:type="dxa"/>
              <w:bottom w:w="80" w:type="dxa"/>
            </w:tcMar>
            <w:tcW w:w="3145" w:type="dxa"/>
          </w:tcPr>
          <w:p w14:paraId="58F45955">
            <w:pPr>
              <w:pBdr/>
              <w:spacing w:after="0" w:line="252" w:lineRule="auto"/>
              <w:ind/>
              <w:rPr>
                <w:ins w:id="111" w:author=""/>
                <w:sz w:val="14"/>
                <w:szCs w:val="14"/>
                <w:lang w:val="en-GB"/>
              </w:rPr>
            </w:pPr>
            <w:ins w:id="112">
              <w:r>
                <w:rPr>
                  <w:rFonts w:ascii="Aptos" w:hAnsi="Aptos" w:eastAsia="Aptos" w:cs="Aptos"/>
                  <w:sz w:val="14"/>
                  <w:szCs w:val="14"/>
                  <w:lang w:val="en-GB"/>
                </w:rPr>
                <w:t xml:space="preserve">Include the exact prompts you used in your appendix (recorded on the AI Tools declaration). Reflect on how you communicated your goals to the AI — did you need to iterate or refine your prompts to get useful output?</w:t>
              </w:r>
            </w:ins>
            <w:ins w:id="113">
              <w:r>
                <w:rPr>
                  <w:sz w:val="14"/>
                  <w:szCs w:val="14"/>
                  <w:lang w:val="en-GB"/>
                </w:rPr>
              </w:r>
            </w:ins>
            <w:ins w:id="114">
              <w:r>
                <w:rPr>
                  <w:sz w:val="14"/>
                  <w:szCs w:val="14"/>
                  <w:lang w:val="en-GB"/>
                </w:rPr>
              </w:r>
            </w:ins>
          </w:p>
        </w:tc>
        <w:tc>
          <w:tcPr>
            <w:tcBorders/>
            <w:tcMar>
              <w:left w:w="95" w:type="dxa"/>
              <w:top w:w="80" w:type="dxa"/>
              <w:right w:w="95" w:type="dxa"/>
              <w:bottom w:w="80" w:type="dxa"/>
            </w:tcMar>
            <w:tcW w:w="3969" w:type="dxa"/>
          </w:tcPr>
          <w:p w14:paraId="3E9BC907">
            <w:pPr>
              <w:pBdr/>
              <w:spacing w:after="0" w:line="252" w:lineRule="auto"/>
              <w:ind/>
              <w:rPr>
                <w:ins w:id="115" w:author=""/>
                <w:sz w:val="14"/>
                <w:szCs w:val="14"/>
                <w:lang w:val="en-GB"/>
              </w:rPr>
            </w:pPr>
            <w:ins w:id="116">
              <w:r>
                <w:rPr>
                  <w:rFonts w:ascii="Aptos" w:hAnsi="Aptos" w:eastAsia="Aptos" w:cs="Aptos"/>
                  <w:sz w:val="14"/>
                  <w:szCs w:val="14"/>
                  <w:lang w:val="en-GB"/>
                </w:rPr>
                <w:t xml:space="preserve">Students must provide e</w:t>
              </w:r>
            </w:ins>
            <w:ins w:id="117">
              <w:r>
                <w:rPr>
                  <w:rFonts w:ascii="Aptos" w:hAnsi="Aptos" w:eastAsia="Aptos" w:cs="Aptos"/>
                  <w:sz w:val="14"/>
                  <w:szCs w:val="14"/>
                  <w:lang w:val="en-GB"/>
                </w:rPr>
                <w:t xml:space="preserve">vidence of prompting for all permitted GenAI use. The exact prompts used, together with relevant links, screenshots or evidence of prompt refinement where applicable, must be provided in Appendix B. Failure to do so is considered to be academic misconduct.</w:t>
              </w:r>
            </w:ins>
            <w:ins w:id="118">
              <w:r>
                <w:rPr>
                  <w:sz w:val="14"/>
                  <w:szCs w:val="14"/>
                  <w:lang w:val="en-GB"/>
                </w:rPr>
              </w:r>
            </w:ins>
            <w:ins w:id="119">
              <w:r>
                <w:rPr>
                  <w:sz w:val="14"/>
                  <w:szCs w:val="14"/>
                  <w:lang w:val="en-GB"/>
                </w:rPr>
              </w:r>
            </w:ins>
          </w:p>
        </w:tc>
        <w:tc>
          <w:tcPr>
            <w:tcBorders/>
            <w:tcMar>
              <w:left w:w="95" w:type="dxa"/>
              <w:top w:w="80" w:type="dxa"/>
              <w:right w:w="95" w:type="dxa"/>
              <w:bottom w:w="80" w:type="dxa"/>
            </w:tcMar>
            <w:tcW w:w="5056" w:type="dxa"/>
          </w:tcPr>
          <w:p w14:paraId="4E9A4CD2">
            <w:pPr>
              <w:pBdr/>
              <w:spacing w:after="0" w:before="100" w:line="252" w:lineRule="auto"/>
              <w:ind/>
              <w:jc w:val="center"/>
              <w:rPr>
                <w:ins w:id="120" w:author=""/>
                <w:sz w:val="14"/>
                <w:szCs w:val="14"/>
                <w:lang w:val="en-GB"/>
              </w:rPr>
            </w:pPr>
            <w:ins w:id="121">
              <w:r>
                <w:rPr>
                  <w:rFonts w:ascii="Aptos" w:hAnsi="Aptos" w:eastAsia="Aptos" w:cs="Aptos"/>
                  <w:i/>
                  <w:iCs/>
                  <w:sz w:val="14"/>
                  <w:szCs w:val="14"/>
                  <w:lang w:val="en-US"/>
                </w:rPr>
                <w:t xml:space="preserve">Some prompts were iterative and conversational. Initial prompts were general and then refined based on outputs</w:t>
              </w:r>
            </w:ins>
            <w:ins w:id="122">
              <w:r>
                <w:rPr>
                  <w:sz w:val="14"/>
                  <w:szCs w:val="14"/>
                  <w:lang w:val="en-GB"/>
                </w:rPr>
              </w:r>
            </w:ins>
          </w:p>
        </w:tc>
      </w:tr>
      <w:tr>
        <w:trPr>
          <w:cantSplit/>
        </w:trPr>
        <w:tc>
          <w:tcPr>
            <w:tcBorders/>
            <w:tcMar>
              <w:left w:w="95" w:type="dxa"/>
              <w:top w:w="80" w:type="dxa"/>
              <w:right w:w="95" w:type="dxa"/>
              <w:bottom w:w="80" w:type="dxa"/>
            </w:tcMar>
            <w:tcW w:w="1787" w:type="dxa"/>
          </w:tcPr>
          <w:p w14:paraId="20AB9D9F">
            <w:pPr>
              <w:pBdr/>
              <w:spacing w:after="0" w:line="252" w:lineRule="auto"/>
              <w:ind/>
              <w:rPr>
                <w:ins w:id="123" w:author=""/>
                <w:sz w:val="14"/>
                <w:szCs w:val="14"/>
                <w:lang w:val="en-GB"/>
              </w:rPr>
            </w:pPr>
            <w:ins w:id="124">
              <w:r>
                <w:rPr>
                  <w:rFonts w:ascii="Aptos" w:hAnsi="Aptos" w:eastAsia="Aptos" w:cs="Aptos"/>
                  <w:b/>
                  <w:bCs/>
                  <w:sz w:val="14"/>
                  <w:szCs w:val="14"/>
                  <w:lang w:val="en-GB"/>
                </w:rPr>
                <w:t xml:space="preserve">Discernment</w:t>
              </w:r>
            </w:ins>
            <w:ins w:id="125">
              <w:r>
                <w:rPr>
                  <w:rFonts w:ascii="Aptos" w:hAnsi="Aptos" w:eastAsia="Aptos" w:cs="Aptos"/>
                  <w:i/>
                  <w:iCs/>
                  <w:sz w:val="14"/>
                  <w:szCs w:val="14"/>
                  <w:lang w:val="en-GB"/>
                </w:rPr>
                <w:br/>
                <w:t xml:space="preserve">Evaluating what the AI produced</w:t>
              </w:r>
            </w:ins>
            <w:ins w:id="126">
              <w:r>
                <w:rPr>
                  <w:sz w:val="14"/>
                  <w:szCs w:val="14"/>
                  <w:lang w:val="en-GB"/>
                </w:rPr>
              </w:r>
            </w:ins>
            <w:ins w:id="127">
              <w:r>
                <w:rPr>
                  <w:sz w:val="14"/>
                  <w:szCs w:val="14"/>
                  <w:lang w:val="en-GB"/>
                </w:rPr>
              </w:r>
            </w:ins>
          </w:p>
        </w:tc>
        <w:tc>
          <w:tcPr>
            <w:tcBorders/>
            <w:tcMar>
              <w:left w:w="95" w:type="dxa"/>
              <w:top w:w="80" w:type="dxa"/>
              <w:right w:w="95" w:type="dxa"/>
              <w:bottom w:w="80" w:type="dxa"/>
            </w:tcMar>
            <w:tcW w:w="3145" w:type="dxa"/>
          </w:tcPr>
          <w:p w14:paraId="72049A36">
            <w:pPr>
              <w:pBdr/>
              <w:spacing w:after="0" w:line="252" w:lineRule="auto"/>
              <w:ind/>
              <w:rPr>
                <w:ins w:id="128" w:author=""/>
                <w:sz w:val="14"/>
                <w:szCs w:val="14"/>
                <w:lang w:val="en-GB"/>
              </w:rPr>
            </w:pPr>
            <w:ins w:id="129">
              <w:r>
                <w:rPr>
                  <w:rFonts w:ascii="Aptos" w:hAnsi="Aptos" w:eastAsia="Aptos" w:cs="Aptos"/>
                  <w:sz w:val="14"/>
                  <w:szCs w:val="14"/>
                  <w:lang w:val="en-GB"/>
                </w:rPr>
                <w:t xml:space="preserve">In your reflection (~100 words), critically evaluate the AI output: what did you accept, modify, or reject — and why? Assess accuracy, relevance, and quality. You are responsible for verifying all AI-generated content before submitting.</w:t>
              </w:r>
            </w:ins>
            <w:ins w:id="130">
              <w:r>
                <w:rPr>
                  <w:sz w:val="14"/>
                  <w:szCs w:val="14"/>
                  <w:lang w:val="en-GB"/>
                </w:rPr>
              </w:r>
            </w:ins>
            <w:ins w:id="131">
              <w:r>
                <w:rPr>
                  <w:sz w:val="14"/>
                  <w:szCs w:val="14"/>
                  <w:lang w:val="en-GB"/>
                </w:rPr>
              </w:r>
            </w:ins>
          </w:p>
        </w:tc>
        <w:tc>
          <w:tcPr>
            <w:tcBorders/>
            <w:tcMar>
              <w:left w:w="95" w:type="dxa"/>
              <w:top w:w="80" w:type="dxa"/>
              <w:right w:w="95" w:type="dxa"/>
              <w:bottom w:w="80" w:type="dxa"/>
            </w:tcMar>
            <w:tcW w:w="3969" w:type="dxa"/>
          </w:tcPr>
          <w:p w14:paraId="011E3ECE">
            <w:pPr>
              <w:pBdr/>
              <w:spacing w:after="0" w:line="252" w:lineRule="auto"/>
              <w:ind/>
              <w:rPr>
                <w:ins w:id="132" w:author=""/>
                <w:sz w:val="14"/>
                <w:szCs w:val="14"/>
                <w:lang w:val="en-GB"/>
              </w:rPr>
            </w:pPr>
            <w:ins w:id="133">
              <w:r>
                <w:rPr>
                  <w:rFonts w:ascii="Aptos" w:hAnsi="Aptos" w:eastAsia="Aptos" w:cs="Aptos"/>
                  <w:sz w:val="14"/>
                  <w:szCs w:val="14"/>
                  <w:lang w:val="en-GB"/>
                </w:rPr>
                <w:t xml:space="preserve">A reflection is required for this ass</w:t>
              </w:r>
            </w:ins>
            <w:ins w:id="134">
              <w:r>
                <w:rPr>
                  <w:rFonts w:ascii="Aptos" w:hAnsi="Aptos" w:eastAsia="Aptos" w:cs="Aptos"/>
                  <w:sz w:val="14"/>
                  <w:szCs w:val="14"/>
                  <w:lang w:val="en-GB"/>
                </w:rPr>
                <w:t xml:space="preserve">essment. In approximately 100 words, students must critically evaluate the accuracy, relevance and quality of any GenAI-assisted outputs, explaining what they accepted, modified or rejected and why. Failure to do so is considered to be academic misconduct.</w:t>
              </w:r>
            </w:ins>
            <w:ins w:id="135">
              <w:r>
                <w:rPr>
                  <w:sz w:val="14"/>
                  <w:szCs w:val="14"/>
                  <w:lang w:val="en-GB"/>
                </w:rPr>
              </w:r>
            </w:ins>
            <w:ins w:id="136">
              <w:r>
                <w:rPr>
                  <w:sz w:val="14"/>
                  <w:szCs w:val="14"/>
                  <w:lang w:val="en-GB"/>
                </w:rPr>
              </w:r>
            </w:ins>
          </w:p>
          <w:p w14:paraId="46B699A7">
            <w:pPr>
              <w:pBdr/>
              <w:spacing w:after="0" w:line="252" w:lineRule="auto"/>
              <w:ind/>
              <w:rPr>
                <w:ins w:id="137" w:author=""/>
                <w:rFonts w:ascii="Aptos" w:hAnsi="Aptos" w:eastAsia="Aptos" w:cs="Aptos"/>
                <w:sz w:val="14"/>
                <w:szCs w:val="14"/>
                <w:lang w:val="en-GB"/>
              </w:rPr>
            </w:pPr>
            <w:ins w:id="138">
              <w:r>
                <w:rPr>
                  <w:rFonts w:ascii="Aptos" w:hAnsi="Aptos" w:eastAsia="Aptos" w:cs="Aptos"/>
                  <w:sz w:val="14"/>
                  <w:szCs w:val="14"/>
                  <w:lang w:val="en-GB"/>
                </w:rPr>
              </w:r>
            </w:ins>
            <w:ins w:id="139">
              <w:r>
                <w:rPr>
                  <w:rFonts w:ascii="Aptos" w:hAnsi="Aptos" w:eastAsia="Aptos" w:cs="Aptos"/>
                  <w:sz w:val="14"/>
                  <w:szCs w:val="14"/>
                  <w:lang w:val="en-GB"/>
                </w:rPr>
              </w:r>
            </w:ins>
            <w:ins w:id="140">
              <w:r>
                <w:rPr>
                  <w:rFonts w:ascii="Aptos" w:hAnsi="Aptos" w:eastAsia="Aptos" w:cs="Aptos"/>
                  <w:sz w:val="14"/>
                  <w:szCs w:val="14"/>
                  <w:lang w:val="en-GB"/>
                </w:rPr>
              </w:r>
            </w:ins>
          </w:p>
        </w:tc>
        <w:tc>
          <w:tcPr>
            <w:tcBorders/>
            <w:tcMar>
              <w:left w:w="95" w:type="dxa"/>
              <w:top w:w="80" w:type="dxa"/>
              <w:right w:w="95" w:type="dxa"/>
              <w:bottom w:w="80" w:type="dxa"/>
            </w:tcMar>
            <w:tcW w:w="5056" w:type="dxa"/>
          </w:tcPr>
          <w:p w14:paraId="6E78FD55">
            <w:pPr>
              <w:pBdr/>
              <w:spacing w:after="0" w:before="100" w:line="252" w:lineRule="auto"/>
              <w:ind/>
              <w:jc w:val="center"/>
              <w:rPr>
                <w:ins w:id="141" w:author=""/>
                <w:sz w:val="14"/>
                <w:szCs w:val="14"/>
                <w:lang w:val="en-GB"/>
              </w:rPr>
            </w:pPr>
            <w:ins w:id="142">
              <w:r>
                <w:rPr>
                  <w:rFonts w:ascii="Aptos" w:hAnsi="Aptos" w:eastAsia="Aptos" w:cs="Aptos"/>
                  <w:i/>
                  <w:iCs/>
                  <w:sz w:val="14"/>
                  <w:szCs w:val="14"/>
                  <w:lang w:val="en-US"/>
                </w:rPr>
                <w:t xml:space="preserve">AI outputs were evaluated and asked for references, were these references were critically checked, depending on the quality of the source. Outputs without a reliable source were rejected. E.g., reference details were cross-checked with referencing tools. (</w:t>
              </w:r>
            </w:ins>
            <w:ins w:id="143">
              <w:r>
                <w:rPr>
                  <w:rFonts w:ascii="Aptos" w:hAnsi="Aptos" w:eastAsia="Aptos" w:cs="Aptos"/>
                  <w:i/>
                  <w:iCs/>
                  <w:sz w:val="14"/>
                  <w:szCs w:val="14"/>
                  <w:lang w:val="en-US"/>
                </w:rPr>
                <w:t xml:space="preserve">https://www.citethisforme.com/harvard/source-type</w:t>
              </w:r>
            </w:ins>
            <w:r>
              <w:rPr>
                <w:rFonts w:ascii="Aptos" w:hAnsi="Aptos" w:eastAsia="Aptos" w:cs="Aptos"/>
                <w:i/>
                <w:iCs/>
                <w:sz w:val="14"/>
                <w:szCs w:val="14"/>
                <w:lang w:val="en-US"/>
              </w:rPr>
              <w:t xml:space="preserve">).</w:t>
            </w:r>
            <w:ins w:id="144">
              <w:r>
                <w:rPr>
                  <w:sz w:val="14"/>
                  <w:szCs w:val="14"/>
                  <w:lang w:val="en-GB"/>
                </w:rPr>
              </w:r>
            </w:ins>
          </w:p>
        </w:tc>
      </w:tr>
      <w:tr>
        <w:trPr>
          <w:cantSplit/>
        </w:trPr>
        <w:tc>
          <w:tcPr>
            <w:tcBorders/>
            <w:tcMar>
              <w:left w:w="95" w:type="dxa"/>
              <w:top w:w="80" w:type="dxa"/>
              <w:right w:w="95" w:type="dxa"/>
              <w:bottom w:w="80" w:type="dxa"/>
            </w:tcMar>
            <w:tcW w:w="1787" w:type="dxa"/>
          </w:tcPr>
          <w:p w14:paraId="1C42E29E">
            <w:pPr>
              <w:pBdr/>
              <w:spacing w:after="0" w:line="252" w:lineRule="auto"/>
              <w:ind/>
              <w:rPr>
                <w:ins w:id="145" w:author=""/>
                <w:sz w:val="14"/>
                <w:szCs w:val="14"/>
                <w:lang w:val="en-GB"/>
              </w:rPr>
            </w:pPr>
            <w:ins w:id="146">
              <w:r>
                <w:rPr>
                  <w:rFonts w:ascii="Aptos" w:hAnsi="Aptos" w:eastAsia="Aptos" w:cs="Aptos"/>
                  <w:b/>
                  <w:bCs/>
                  <w:sz w:val="14"/>
                  <w:szCs w:val="14"/>
                  <w:lang w:val="en-GB"/>
                </w:rPr>
                <w:t xml:space="preserve">Diligence</w:t>
              </w:r>
            </w:ins>
            <w:ins w:id="147">
              <w:r>
                <w:rPr>
                  <w:rFonts w:ascii="Aptos" w:hAnsi="Aptos" w:eastAsia="Aptos" w:cs="Aptos"/>
                  <w:i/>
                  <w:iCs/>
                  <w:sz w:val="14"/>
                  <w:szCs w:val="14"/>
                  <w:lang w:val="en-GB"/>
                </w:rPr>
                <w:br/>
                <w:t xml:space="preserve">Responsibility for your AI use</w:t>
              </w:r>
            </w:ins>
            <w:ins w:id="148">
              <w:r>
                <w:rPr>
                  <w:sz w:val="14"/>
                  <w:szCs w:val="14"/>
                  <w:lang w:val="en-GB"/>
                </w:rPr>
              </w:r>
            </w:ins>
            <w:ins w:id="149">
              <w:r>
                <w:rPr>
                  <w:sz w:val="14"/>
                  <w:szCs w:val="14"/>
                  <w:lang w:val="en-GB"/>
                </w:rPr>
              </w:r>
            </w:ins>
          </w:p>
        </w:tc>
        <w:tc>
          <w:tcPr>
            <w:tcBorders/>
            <w:tcMar>
              <w:left w:w="95" w:type="dxa"/>
              <w:top w:w="80" w:type="dxa"/>
              <w:right w:w="95" w:type="dxa"/>
              <w:bottom w:w="80" w:type="dxa"/>
            </w:tcMar>
            <w:tcW w:w="3145" w:type="dxa"/>
          </w:tcPr>
          <w:p w14:paraId="7105E3CE">
            <w:pPr>
              <w:pBdr/>
              <w:spacing w:after="0" w:line="252" w:lineRule="auto"/>
              <w:ind/>
              <w:rPr>
                <w:ins w:id="150" w:author=""/>
                <w:sz w:val="14"/>
                <w:szCs w:val="14"/>
                <w:lang w:val="en-GB"/>
              </w:rPr>
            </w:pPr>
            <w:ins w:id="151">
              <w:r>
                <w:rPr>
                  <w:rFonts w:ascii="Aptos" w:hAnsi="Aptos" w:eastAsia="Aptos" w:cs="Aptos"/>
                  <w:sz w:val="14"/>
                  <w:szCs w:val="14"/>
                  <w:lang w:val="en-GB"/>
                </w:rPr>
                <w:t xml:space="preserve">De</w:t>
              </w:r>
            </w:ins>
            <w:ins w:id="152">
              <w:r>
                <w:rPr>
                  <w:rFonts w:ascii="Aptos" w:hAnsi="Aptos" w:eastAsia="Aptos" w:cs="Aptos"/>
                  <w:sz w:val="14"/>
                  <w:szCs w:val="14"/>
                  <w:lang w:val="en-GB"/>
                </w:rPr>
                <w:t xml:space="preserve">clare all AI tools used and cite them here. Briefly outline (~100 words) how you considered data protection, copyright, and ethical responsibilities when choosing what to input into any AI system. Unauthorised use is subject to CCT disciplinary procedures.</w:t>
              </w:r>
            </w:ins>
            <w:ins w:id="153">
              <w:r>
                <w:rPr>
                  <w:sz w:val="14"/>
                  <w:szCs w:val="14"/>
                  <w:lang w:val="en-GB"/>
                </w:rPr>
              </w:r>
            </w:ins>
            <w:ins w:id="154">
              <w:r>
                <w:rPr>
                  <w:sz w:val="14"/>
                  <w:szCs w:val="14"/>
                  <w:lang w:val="en-GB"/>
                </w:rPr>
              </w:r>
            </w:ins>
          </w:p>
        </w:tc>
        <w:tc>
          <w:tcPr>
            <w:tcBorders/>
            <w:tcMar>
              <w:left w:w="95" w:type="dxa"/>
              <w:top w:w="80" w:type="dxa"/>
              <w:right w:w="95" w:type="dxa"/>
              <w:bottom w:w="80" w:type="dxa"/>
            </w:tcMar>
            <w:tcW w:w="3969" w:type="dxa"/>
          </w:tcPr>
          <w:p w14:paraId="09DF1063">
            <w:pPr>
              <w:pBdr/>
              <w:spacing w:after="0" w:line="252" w:lineRule="auto"/>
              <w:ind/>
              <w:rPr>
                <w:ins w:id="155" w:author=""/>
                <w:rFonts w:ascii="Aptos" w:hAnsi="Aptos" w:eastAsia="Aptos" w:cs="Aptos"/>
                <w:sz w:val="14"/>
                <w:szCs w:val="14"/>
                <w:lang w:val="en-GB"/>
              </w:rPr>
            </w:pPr>
            <w:ins w:id="156">
              <w:r>
                <w:rPr>
                  <w:rFonts w:ascii="Aptos" w:hAnsi="Aptos" w:eastAsia="Aptos" w:cs="Aptos"/>
                  <w:sz w:val="14"/>
                  <w:szCs w:val="14"/>
                  <w:lang w:val="en-GB"/>
                </w:rPr>
                <w:t xml:space="preserve">Students must declare all GenAI tools used and cite them appropriately. In approxim</w:t>
              </w:r>
            </w:ins>
            <w:ins w:id="157">
              <w:r>
                <w:rPr>
                  <w:rFonts w:ascii="Aptos" w:hAnsi="Aptos" w:eastAsia="Aptos" w:cs="Aptos"/>
                  <w:sz w:val="14"/>
                  <w:szCs w:val="14"/>
                  <w:lang w:val="en-GB"/>
                </w:rPr>
                <w:t xml:space="preserve">ately 100 words, students must explain how they considered data protection, copyright and ethical responsibilities when using GenAI. Unauthorised GenAI use is subject to CCT disciplinary procedures. Failure to do so is considered to be academic misconduct.</w:t>
              </w:r>
            </w:ins>
            <w:ins w:id="158">
              <w:r>
                <w:rPr>
                  <w:rFonts w:ascii="Aptos" w:hAnsi="Aptos" w:eastAsia="Aptos" w:cs="Aptos"/>
                  <w:sz w:val="14"/>
                  <w:szCs w:val="14"/>
                  <w:lang w:val="en-GB"/>
                </w:rPr>
              </w:r>
            </w:ins>
            <w:ins w:id="159">
              <w:r>
                <w:rPr>
                  <w:rFonts w:ascii="Aptos" w:hAnsi="Aptos" w:eastAsia="Aptos" w:cs="Aptos"/>
                  <w:sz w:val="14"/>
                  <w:szCs w:val="14"/>
                  <w:lang w:val="en-GB"/>
                </w:rPr>
              </w:r>
            </w:ins>
          </w:p>
        </w:tc>
        <w:tc>
          <w:tcPr>
            <w:tcBorders/>
            <w:tcMar>
              <w:left w:w="95" w:type="dxa"/>
              <w:top w:w="80" w:type="dxa"/>
              <w:right w:w="95" w:type="dxa"/>
              <w:bottom w:w="80" w:type="dxa"/>
            </w:tcMar>
            <w:tcW w:w="5056" w:type="dxa"/>
          </w:tcPr>
          <w:p w14:paraId="45E8EF4C">
            <w:pPr>
              <w:pBdr/>
              <w:spacing w:after="0" w:before="100" w:line="252" w:lineRule="auto"/>
              <w:ind/>
              <w:jc w:val="center"/>
              <w:rPr>
                <w:ins w:id="160" w:author=""/>
                <w:sz w:val="14"/>
                <w:szCs w:val="14"/>
                <w:lang w:val="en-GB"/>
              </w:rPr>
            </w:pPr>
            <w:ins w:id="161">
              <w:r>
                <w:rPr>
                  <w:rFonts w:ascii="Aptos" w:hAnsi="Aptos" w:eastAsia="Aptos" w:cs="Aptos"/>
                  <w:i/>
                  <w:iCs/>
                  <w:sz w:val="14"/>
                  <w:szCs w:val="14"/>
                  <w:lang w:val="en-US"/>
                </w:rPr>
                <w:t xml:space="preserve">Only public data (public papers and company publications) were shared with AI systems</w:t>
              </w:r>
            </w:ins>
            <w:ins w:id="162">
              <w:r>
                <w:rPr>
                  <w:sz w:val="14"/>
                  <w:szCs w:val="14"/>
                  <w:lang w:val="en-GB"/>
                </w:rPr>
              </w:r>
            </w:ins>
          </w:p>
        </w:tc>
      </w:tr>
    </w:tbl>
    <w:p w14:paraId="189A6264">
      <w:pPr>
        <w:pBdr/>
        <w:spacing/>
        <w:ind/>
        <w:rPr>
          <w:ins w:id="163" w:author=""/>
        </w:rPr>
      </w:pPr>
      <w:ins w:id="164">
        <w:r/>
      </w:ins>
      <w:ins w:id="165">
        <w:r/>
      </w:ins>
    </w:p>
    <w:p w14:paraId="63C7C314">
      <w:pPr>
        <w:pBdr/>
        <w:spacing/>
        <w:ind/>
        <w:rPr>
          <w:ins w:id="166" w:author=""/>
        </w:rPr>
      </w:pPr>
      <w:r>
        <w:br w:type="page" w:clear="all"/>
      </w:r>
      <w:ins w:id="167">
        <w:r/>
      </w:ins>
    </w:p>
    <w:p w14:paraId="4C317A8D">
      <w:pPr>
        <w:pBdr/>
        <w:spacing/>
        <w:ind/>
        <w:rPr>
          <w:ins w:id="168" w:author=""/>
          <w:rFonts w:ascii="Times New Roman" w:hAnsi="Times New Roman" w:cs="Times New Roman"/>
          <w:sz w:val="24"/>
          <w:szCs w:val="24"/>
        </w:rPr>
      </w:pPr>
      <w:ins w:id="169">
        <w:r>
          <w:rPr>
            <w:rFonts w:ascii="Times New Roman" w:hAnsi="Times New Roman" w:eastAsia="Times New Roman" w:cs="Times New Roman"/>
            <w:sz w:val="24"/>
            <w:szCs w:val="24"/>
            <w:highlight w:val="none"/>
            <w:lang w:val="en-US"/>
          </w:rPr>
          <w:t xml:space="preserve">Due to Claude code</w:t>
        </w:r>
      </w:ins>
      <w:r>
        <w:rPr>
          <w:rFonts w:ascii="Times New Roman" w:hAnsi="Times New Roman" w:eastAsia="Times New Roman" w:cs="Times New Roman"/>
          <w:sz w:val="24"/>
          <w:szCs w:val="24"/>
          <w:highlight w:val="none"/>
          <w:lang w:val="en-US"/>
        </w:rPr>
        <w:t xml:space="preserve"> compacts terminal conversations. I could get this example of how I use AI, where it answered me in Spanish because it is set up after having been used for a long time for other projects and personal use</w:t>
      </w:r>
      <w:ins w:id="170">
        <w:r>
          <w:rPr>
            <w:rFonts w:ascii="Times New Roman" w:hAnsi="Times New Roman" w:eastAsia="Times New Roman" w:cs="Times New Roman"/>
            <w:sz w:val="24"/>
            <w:szCs w:val="24"/>
            <w:highlight w:val="none"/>
          </w:rPr>
        </w:r>
      </w:ins>
    </w:p>
    <w:p w14:paraId="65A3317F">
      <w:pPr>
        <w:pBdr/>
        <w:spacing/>
        <w:ind/>
        <w:rPr>
          <w:ins w:id="171" w:author=""/>
          <w:highlight w:val="none"/>
        </w:rPr>
      </w:pPr>
      <w:r/>
      <w:r/>
      <w:ins w:id="172">
        <w:r>
          <mc:AlternateContent>
            <mc:Choice Requires="wpg">
              <w:drawing>
                <wp:inline xmlns:wp="http://schemas.openxmlformats.org/drawingml/2006/wordprocessingDrawing" distT="0" distB="0" distL="0" distR="0">
                  <wp:extent cx="5943600" cy="2989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9065" name=""/>
                          <pic:cNvPicPr>
                            <a:picLocks noChangeAspect="1"/>
                          </pic:cNvPicPr>
                          <pic:nvPr/>
                        </pic:nvPicPr>
                        <pic:blipFill rotWithShape="1">
                          <a:blip r:embed="rId17"/>
                          <a:stretch/>
                        </pic:blipFill>
                        <pic:spPr bwMode="auto">
                          <a:xfrm rot="0" flipH="0" flipV="0">
                            <a:off x="0" y="0"/>
                            <a:ext cx="5943598" cy="2988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35.35pt;mso-wrap-distance-left:0.00pt;mso-wrap-distance-top:0.00pt;mso-wrap-distance-right:0.00pt;mso-wrap-distance-bottom:0.00pt;rotation:0;z-index:1;" stroked="false">
                  <v:imagedata r:id="rId17" o:title=""/>
                  <o:lock v:ext="edit" rotation="t"/>
                </v:shape>
              </w:pict>
            </mc:Fallback>
          </mc:AlternateContent>
        </w:r>
      </w:ins>
      <w:ins w:id="173">
        <w:r/>
      </w:ins>
      <w:r/>
      <w:ins w:id="174">
        <w:r/>
      </w:ins>
    </w:p>
    <w:sectPr>
      <w:footerReference w:type="default" r:id="rId9"/>
      <w:footnotePr/>
      <w:endnotePr/>
      <w:type w:val="nextPage"/>
      <w:pgSz w:h="11906" w:orient="landscape" w:w="16838"/>
      <w:pgMar w:top="1440" w:right="1440" w:bottom="1440" w:left="1440"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FFCBADA" w14:textId="77777777">
      <w:pPr>
        <w:pBdr/>
        <w:spacing w:after="0" w:line="240" w:lineRule="auto"/>
        <w:ind/>
        <w:rPr/>
      </w:pPr>
      <w:r>
        <w:separator/>
      </w:r>
      <w:r/>
    </w:p>
  </w:endnote>
  <w:endnote w:type="continuationSeparator" w:id="0">
    <w:p w14:paraId="42FBFE2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Quattrocento Sans">
    <w:panose1 w:val="05040102010807070707"/>
  </w:font>
  <w:font w:name="Wingdings">
    <w:panose1 w:val="0500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CE77A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after="0" w:line="240" w:lineRule="auto"/>
      <w:ind/>
      <w:rPr>
        <w:color w:val="000000"/>
      </w:rPr>
    </w:pPr>
    <w:r>
      <w:tab/>
    </w:r>
    <w:r>
      <w:tab/>
    </w:r>
    <w:r>
      <w:fldChar w:fldCharType="begin"/>
    </w:r>
    <w:r>
      <w:instrText xml:space="preserve">PAGE</w:instrText>
    </w:r>
    <w:r>
      <w:fldChar w:fldCharType="separate"/>
    </w:r>
    <w:r>
      <w:t xml:space="preserve">1</w:t>
    </w:r>
    <w:r>
      <w:fldChar w:fldCharType="end"/>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BE90725" w14:textId="77777777">
      <w:pPr>
        <w:pBdr/>
        <w:spacing w:after="0" w:line="240" w:lineRule="auto"/>
        <w:ind/>
        <w:rPr/>
      </w:pPr>
      <w:r>
        <w:separator/>
      </w:r>
      <w:r/>
    </w:p>
  </w:footnote>
  <w:footnote w:type="continuationSeparator" w:id="0">
    <w:p w14:paraId="1C528463"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A77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97C7BB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455419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B107B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675573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7A490A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E" w:eastAsia="en-IE"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1">
    <w:name w:val="Subtle Emphasis"/>
    <w:basedOn w:val="752"/>
    <w:uiPriority w:val="19"/>
    <w:qFormat/>
    <w:pPr>
      <w:pBdr/>
      <w:spacing/>
      <w:ind/>
    </w:pPr>
    <w:rPr>
      <w:i/>
      <w:iCs/>
      <w:color w:val="404040" w:themeColor="text1" w:themeTint="BF"/>
    </w:rPr>
  </w:style>
  <w:style w:type="character" w:styleId="172">
    <w:name w:val="Emphasis"/>
    <w:basedOn w:val="752"/>
    <w:uiPriority w:val="20"/>
    <w:qFormat/>
    <w:pPr>
      <w:pBdr/>
      <w:spacing/>
      <w:ind/>
    </w:pPr>
    <w:rPr>
      <w:i/>
      <w:iCs/>
    </w:rPr>
  </w:style>
  <w:style w:type="character" w:styleId="173">
    <w:name w:val="Strong"/>
    <w:basedOn w:val="752"/>
    <w:uiPriority w:val="22"/>
    <w:qFormat/>
    <w:pPr>
      <w:pBdr/>
      <w:spacing/>
      <w:ind/>
    </w:pPr>
    <w:rPr>
      <w:b/>
      <w:bCs/>
    </w:rPr>
  </w:style>
  <w:style w:type="character" w:styleId="175">
    <w:name w:val="Book Title"/>
    <w:basedOn w:val="752"/>
    <w:uiPriority w:val="33"/>
    <w:qFormat/>
    <w:pPr>
      <w:pBdr/>
      <w:spacing/>
      <w:ind/>
    </w:pPr>
    <w:rPr>
      <w:b/>
      <w:bCs/>
      <w:i/>
      <w:iCs/>
      <w:spacing w:val="5"/>
    </w:rPr>
  </w:style>
  <w:style w:type="paragraph" w:styleId="180">
    <w:name w:val="Caption"/>
    <w:basedOn w:val="742"/>
    <w:next w:val="742"/>
    <w:uiPriority w:val="35"/>
    <w:unhideWhenUsed/>
    <w:qFormat/>
    <w:pPr>
      <w:pBdr/>
      <w:spacing w:after="200" w:line="240" w:lineRule="auto"/>
      <w:ind/>
    </w:pPr>
    <w:rPr>
      <w:i/>
      <w:iCs/>
      <w:color w:val="0e2841" w:themeColor="text2"/>
      <w:sz w:val="18"/>
      <w:szCs w:val="18"/>
    </w:rPr>
  </w:style>
  <w:style w:type="paragraph" w:styleId="181">
    <w:name w:val="footnote text"/>
    <w:basedOn w:val="742"/>
    <w:link w:val="182"/>
    <w:uiPriority w:val="99"/>
    <w:semiHidden/>
    <w:unhideWhenUsed/>
    <w:pPr>
      <w:pBdr/>
      <w:spacing w:after="0" w:line="240" w:lineRule="auto"/>
      <w:ind/>
    </w:pPr>
    <w:rPr>
      <w:sz w:val="20"/>
      <w:szCs w:val="20"/>
    </w:rPr>
  </w:style>
  <w:style w:type="character" w:styleId="182">
    <w:name w:val="Footnote Text Char"/>
    <w:basedOn w:val="752"/>
    <w:link w:val="181"/>
    <w:uiPriority w:val="99"/>
    <w:semiHidden/>
    <w:pPr>
      <w:pBdr/>
      <w:spacing/>
      <w:ind/>
    </w:pPr>
    <w:rPr>
      <w:sz w:val="20"/>
      <w:szCs w:val="20"/>
    </w:rPr>
  </w:style>
  <w:style w:type="character" w:styleId="183">
    <w:name w:val="footnote reference"/>
    <w:basedOn w:val="752"/>
    <w:uiPriority w:val="99"/>
    <w:semiHidden/>
    <w:unhideWhenUsed/>
    <w:pPr>
      <w:pBdr/>
      <w:spacing/>
      <w:ind/>
    </w:pPr>
    <w:rPr>
      <w:vertAlign w:val="superscript"/>
    </w:rPr>
  </w:style>
  <w:style w:type="paragraph" w:styleId="184">
    <w:name w:val="endnote text"/>
    <w:basedOn w:val="742"/>
    <w:link w:val="185"/>
    <w:uiPriority w:val="99"/>
    <w:semiHidden/>
    <w:unhideWhenUsed/>
    <w:pPr>
      <w:pBdr/>
      <w:spacing w:after="0" w:line="240" w:lineRule="auto"/>
      <w:ind/>
    </w:pPr>
    <w:rPr>
      <w:sz w:val="20"/>
      <w:szCs w:val="20"/>
    </w:rPr>
  </w:style>
  <w:style w:type="character" w:styleId="185">
    <w:name w:val="Endnote Text Char"/>
    <w:basedOn w:val="752"/>
    <w:link w:val="184"/>
    <w:uiPriority w:val="99"/>
    <w:semiHidden/>
    <w:pPr>
      <w:pBdr/>
      <w:spacing/>
      <w:ind/>
    </w:pPr>
    <w:rPr>
      <w:sz w:val="20"/>
      <w:szCs w:val="20"/>
    </w:rPr>
  </w:style>
  <w:style w:type="character" w:styleId="186">
    <w:name w:val="endnote reference"/>
    <w:basedOn w:val="752"/>
    <w:uiPriority w:val="99"/>
    <w:semiHidden/>
    <w:unhideWhenUsed/>
    <w:pPr>
      <w:pBdr/>
      <w:spacing/>
      <w:ind/>
    </w:pPr>
    <w:rPr>
      <w:vertAlign w:val="superscript"/>
    </w:rPr>
  </w:style>
  <w:style w:type="character" w:styleId="188">
    <w:name w:val="FollowedHyperlink"/>
    <w:basedOn w:val="752"/>
    <w:uiPriority w:val="99"/>
    <w:semiHidden/>
    <w:unhideWhenUsed/>
    <w:pPr>
      <w:pBdr/>
      <w:spacing/>
      <w:ind/>
    </w:pPr>
    <w:rPr>
      <w:color w:val="954f72" w:themeColor="followedHyperlink"/>
      <w:u w:val="single"/>
    </w:rPr>
  </w:style>
  <w:style w:type="paragraph" w:styleId="192">
    <w:name w:val="toc 4"/>
    <w:basedOn w:val="742"/>
    <w:next w:val="742"/>
    <w:uiPriority w:val="39"/>
    <w:unhideWhenUsed/>
    <w:pPr>
      <w:pBdr/>
      <w:spacing w:after="100"/>
      <w:ind w:left="660"/>
    </w:pPr>
  </w:style>
  <w:style w:type="paragraph" w:styleId="193">
    <w:name w:val="toc 5"/>
    <w:basedOn w:val="742"/>
    <w:next w:val="742"/>
    <w:uiPriority w:val="39"/>
    <w:unhideWhenUsed/>
    <w:pPr>
      <w:pBdr/>
      <w:spacing w:after="100"/>
      <w:ind w:left="880"/>
    </w:pPr>
  </w:style>
  <w:style w:type="paragraph" w:styleId="194">
    <w:name w:val="toc 6"/>
    <w:basedOn w:val="742"/>
    <w:next w:val="742"/>
    <w:uiPriority w:val="39"/>
    <w:unhideWhenUsed/>
    <w:pPr>
      <w:pBdr/>
      <w:spacing w:after="100"/>
      <w:ind w:left="1100"/>
    </w:pPr>
  </w:style>
  <w:style w:type="paragraph" w:styleId="195">
    <w:name w:val="toc 7"/>
    <w:basedOn w:val="742"/>
    <w:next w:val="742"/>
    <w:uiPriority w:val="39"/>
    <w:unhideWhenUsed/>
    <w:pPr>
      <w:pBdr/>
      <w:spacing w:after="100"/>
      <w:ind w:left="1320"/>
    </w:pPr>
  </w:style>
  <w:style w:type="paragraph" w:styleId="196">
    <w:name w:val="toc 8"/>
    <w:basedOn w:val="742"/>
    <w:next w:val="742"/>
    <w:uiPriority w:val="39"/>
    <w:unhideWhenUsed/>
    <w:pPr>
      <w:pBdr/>
      <w:spacing w:after="100"/>
      <w:ind w:left="1540"/>
    </w:pPr>
  </w:style>
  <w:style w:type="paragraph" w:styleId="197">
    <w:name w:val="toc 9"/>
    <w:basedOn w:val="742"/>
    <w:next w:val="742"/>
    <w:uiPriority w:val="39"/>
    <w:unhideWhenUsed/>
    <w:pPr>
      <w:pBdr/>
      <w:spacing w:after="100"/>
      <w:ind w:left="1760"/>
    </w:pPr>
  </w:style>
  <w:style w:type="character" w:styleId="198">
    <w:name w:val="Placeholder Text"/>
    <w:basedOn w:val="752"/>
    <w:uiPriority w:val="99"/>
    <w:semiHidden/>
    <w:pPr>
      <w:pBdr/>
      <w:spacing/>
      <w:ind/>
    </w:pPr>
    <w:rPr>
      <w:color w:val="666666"/>
    </w:rPr>
  </w:style>
  <w:style w:type="paragraph" w:styleId="209">
    <w:name w:val="table of figures"/>
    <w:basedOn w:val="742"/>
    <w:next w:val="742"/>
    <w:uiPriority w:val="99"/>
    <w:unhideWhenUsed/>
    <w:pPr>
      <w:pBdr/>
      <w:spacing w:after="0" w:afterAutospacing="0"/>
      <w:ind/>
    </w:pPr>
  </w:style>
  <w:style w:type="paragraph" w:styleId="742" w:default="1">
    <w:name w:val="Normal"/>
    <w:qFormat/>
    <w:pPr>
      <w:pBdr/>
      <w:spacing/>
      <w:ind/>
    </w:pPr>
  </w:style>
  <w:style w:type="paragraph" w:styleId="743">
    <w:name w:val="Heading 1"/>
    <w:basedOn w:val="755"/>
    <w:next w:val="742"/>
    <w:link w:val="756"/>
    <w:uiPriority w:val="9"/>
    <w:qFormat/>
    <w:pPr>
      <w:keepNext w:val="true"/>
      <w:keepLines w:val="true"/>
      <w:pBdr/>
      <w:spacing w:before="360"/>
      <w:ind/>
      <w:outlineLvl w:val="0"/>
    </w:pPr>
    <w:rPr>
      <w:rFonts w:ascii="Calibri" w:hAnsi="Calibri"/>
      <w:color w:val="3a3a3a" w:themeColor="background2" w:themeShade="40"/>
      <w:sz w:val="40"/>
      <w:szCs w:val="40"/>
    </w:rPr>
  </w:style>
  <w:style w:type="paragraph" w:styleId="744">
    <w:name w:val="Heading 2"/>
    <w:basedOn w:val="755"/>
    <w:next w:val="742"/>
    <w:link w:val="757"/>
    <w:uiPriority w:val="9"/>
    <w:unhideWhenUsed/>
    <w:qFormat/>
    <w:pPr>
      <w:keepNext w:val="true"/>
      <w:keepLines w:val="true"/>
      <w:pBdr/>
      <w:spacing w:before="160"/>
      <w:ind/>
      <w:outlineLvl w:val="1"/>
    </w:pPr>
    <w:rPr>
      <w:rFonts w:ascii="Calibri" w:hAnsi="Calibri"/>
      <w:color w:val="3a3a3a" w:themeColor="background2" w:themeShade="40"/>
      <w:sz w:val="32"/>
      <w:szCs w:val="32"/>
    </w:rPr>
  </w:style>
  <w:style w:type="paragraph" w:styleId="745">
    <w:name w:val="Heading 3"/>
    <w:basedOn w:val="755"/>
    <w:next w:val="742"/>
    <w:link w:val="758"/>
    <w:uiPriority w:val="9"/>
    <w:unhideWhenUsed/>
    <w:qFormat/>
    <w:pPr>
      <w:keepNext w:val="true"/>
      <w:keepLines w:val="true"/>
      <w:pBdr/>
      <w:spacing w:before="160"/>
      <w:ind/>
      <w:outlineLvl w:val="2"/>
    </w:pPr>
    <w:rPr>
      <w:rFonts w:ascii="Calibri" w:hAnsi="Calibri"/>
      <w:color w:val="3a3a3a" w:themeColor="background2" w:themeShade="40"/>
      <w:sz w:val="28"/>
      <w:szCs w:val="28"/>
    </w:rPr>
  </w:style>
  <w:style w:type="paragraph" w:styleId="746">
    <w:name w:val="Heading 4"/>
    <w:basedOn w:val="742"/>
    <w:next w:val="742"/>
    <w:link w:val="75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47">
    <w:name w:val="Heading 5"/>
    <w:basedOn w:val="742"/>
    <w:next w:val="742"/>
    <w:link w:val="76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48">
    <w:name w:val="Heading 6"/>
    <w:basedOn w:val="742"/>
    <w:next w:val="742"/>
    <w:link w:val="76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49">
    <w:name w:val="Heading 7"/>
    <w:basedOn w:val="742"/>
    <w:next w:val="742"/>
    <w:link w:val="76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50">
    <w:name w:val="Heading 8"/>
    <w:basedOn w:val="742"/>
    <w:next w:val="742"/>
    <w:link w:val="76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51">
    <w:name w:val="Heading 9"/>
    <w:basedOn w:val="742"/>
    <w:next w:val="742"/>
    <w:link w:val="76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52" w:default="1">
    <w:name w:val="Default Paragraph Font"/>
    <w:uiPriority w:val="1"/>
    <w:semiHidden/>
    <w:unhideWhenUsed/>
    <w:pPr>
      <w:pBdr/>
      <w:spacing/>
      <w:ind/>
    </w:pPr>
  </w:style>
  <w:style w:type="table" w:styleId="7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4" w:default="1">
    <w:name w:val="No List"/>
    <w:uiPriority w:val="99"/>
    <w:semiHidden/>
    <w:unhideWhenUsed/>
    <w:pPr>
      <w:pBdr/>
      <w:spacing/>
      <w:ind/>
    </w:pPr>
  </w:style>
  <w:style w:type="paragraph" w:styleId="755">
    <w:name w:val="Title"/>
    <w:basedOn w:val="742"/>
    <w:next w:val="742"/>
    <w:link w:val="76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56" w:customStyle="1">
    <w:name w:val="Heading 1 Char"/>
    <w:basedOn w:val="752"/>
    <w:link w:val="743"/>
    <w:uiPriority w:val="9"/>
    <w:pPr>
      <w:pBdr/>
      <w:spacing/>
      <w:ind/>
    </w:pPr>
    <w:rPr>
      <w:rFonts w:ascii="Calibri" w:hAnsi="Calibri" w:eastAsiaTheme="majorEastAsia" w:cstheme="majorBidi"/>
      <w:color w:val="3a3a3a" w:themeColor="background2" w:themeShade="40"/>
      <w:spacing w:val="-10"/>
      <w:sz w:val="40"/>
      <w:szCs w:val="40"/>
    </w:rPr>
  </w:style>
  <w:style w:type="character" w:styleId="757" w:customStyle="1">
    <w:name w:val="Heading 2 Char"/>
    <w:basedOn w:val="752"/>
    <w:link w:val="744"/>
    <w:uiPriority w:val="9"/>
    <w:pPr>
      <w:pBdr/>
      <w:spacing/>
      <w:ind/>
    </w:pPr>
    <w:rPr>
      <w:rFonts w:ascii="Calibri" w:hAnsi="Calibri" w:eastAsiaTheme="majorEastAsia" w:cstheme="majorBidi"/>
      <w:color w:val="3a3a3a" w:themeColor="background2" w:themeShade="40"/>
      <w:spacing w:val="-10"/>
      <w:sz w:val="32"/>
      <w:szCs w:val="32"/>
    </w:rPr>
  </w:style>
  <w:style w:type="character" w:styleId="758" w:customStyle="1">
    <w:name w:val="Heading 3 Char"/>
    <w:basedOn w:val="752"/>
    <w:link w:val="745"/>
    <w:uiPriority w:val="9"/>
    <w:pPr>
      <w:pBdr/>
      <w:spacing/>
      <w:ind/>
    </w:pPr>
    <w:rPr>
      <w:rFonts w:ascii="Calibri" w:hAnsi="Calibri" w:eastAsiaTheme="majorEastAsia" w:cstheme="majorBidi"/>
      <w:color w:val="3a3a3a" w:themeColor="background2" w:themeShade="40"/>
      <w:spacing w:val="-10"/>
      <w:sz w:val="28"/>
      <w:szCs w:val="28"/>
    </w:rPr>
  </w:style>
  <w:style w:type="character" w:styleId="759" w:customStyle="1">
    <w:name w:val="Heading 4 Char"/>
    <w:basedOn w:val="752"/>
    <w:link w:val="746"/>
    <w:uiPriority w:val="9"/>
    <w:semiHidden/>
    <w:pPr>
      <w:pBdr/>
      <w:spacing/>
      <w:ind/>
    </w:pPr>
    <w:rPr>
      <w:rFonts w:eastAsiaTheme="majorEastAsia" w:cstheme="majorBidi"/>
      <w:i/>
      <w:iCs/>
      <w:color w:val="0f4761" w:themeColor="accent1" w:themeShade="BF"/>
    </w:rPr>
  </w:style>
  <w:style w:type="character" w:styleId="760" w:customStyle="1">
    <w:name w:val="Heading 5 Char"/>
    <w:basedOn w:val="752"/>
    <w:link w:val="747"/>
    <w:uiPriority w:val="9"/>
    <w:semiHidden/>
    <w:pPr>
      <w:pBdr/>
      <w:spacing/>
      <w:ind/>
    </w:pPr>
    <w:rPr>
      <w:rFonts w:eastAsiaTheme="majorEastAsia" w:cstheme="majorBidi"/>
      <w:color w:val="0f4761" w:themeColor="accent1" w:themeShade="BF"/>
    </w:rPr>
  </w:style>
  <w:style w:type="character" w:styleId="761" w:customStyle="1">
    <w:name w:val="Heading 6 Char"/>
    <w:basedOn w:val="752"/>
    <w:link w:val="748"/>
    <w:uiPriority w:val="9"/>
    <w:semiHidden/>
    <w:pPr>
      <w:pBdr/>
      <w:spacing/>
      <w:ind/>
    </w:pPr>
    <w:rPr>
      <w:rFonts w:eastAsiaTheme="majorEastAsia" w:cstheme="majorBidi"/>
      <w:i/>
      <w:iCs/>
      <w:color w:val="595959" w:themeColor="text1" w:themeTint="A6"/>
    </w:rPr>
  </w:style>
  <w:style w:type="character" w:styleId="762" w:customStyle="1">
    <w:name w:val="Heading 7 Char"/>
    <w:basedOn w:val="752"/>
    <w:link w:val="749"/>
    <w:uiPriority w:val="9"/>
    <w:semiHidden/>
    <w:pPr>
      <w:pBdr/>
      <w:spacing/>
      <w:ind/>
    </w:pPr>
    <w:rPr>
      <w:rFonts w:eastAsiaTheme="majorEastAsia" w:cstheme="majorBidi"/>
      <w:color w:val="595959" w:themeColor="text1" w:themeTint="A6"/>
    </w:rPr>
  </w:style>
  <w:style w:type="character" w:styleId="763" w:customStyle="1">
    <w:name w:val="Heading 8 Char"/>
    <w:basedOn w:val="752"/>
    <w:link w:val="750"/>
    <w:uiPriority w:val="9"/>
    <w:semiHidden/>
    <w:pPr>
      <w:pBdr/>
      <w:spacing/>
      <w:ind/>
    </w:pPr>
    <w:rPr>
      <w:rFonts w:eastAsiaTheme="majorEastAsia" w:cstheme="majorBidi"/>
      <w:i/>
      <w:iCs/>
      <w:color w:val="272727" w:themeColor="text1" w:themeTint="D8"/>
    </w:rPr>
  </w:style>
  <w:style w:type="character" w:styleId="764" w:customStyle="1">
    <w:name w:val="Heading 9 Char"/>
    <w:basedOn w:val="752"/>
    <w:link w:val="751"/>
    <w:uiPriority w:val="9"/>
    <w:semiHidden/>
    <w:pPr>
      <w:pBdr/>
      <w:spacing/>
      <w:ind/>
    </w:pPr>
    <w:rPr>
      <w:rFonts w:eastAsiaTheme="majorEastAsia" w:cstheme="majorBidi"/>
      <w:color w:val="272727" w:themeColor="text1" w:themeTint="D8"/>
    </w:rPr>
  </w:style>
  <w:style w:type="character" w:styleId="765" w:customStyle="1">
    <w:name w:val="Title Char"/>
    <w:basedOn w:val="752"/>
    <w:link w:val="755"/>
    <w:uiPriority w:val="10"/>
    <w:pPr>
      <w:pBdr/>
      <w:spacing/>
      <w:ind/>
    </w:pPr>
    <w:rPr>
      <w:rFonts w:asciiTheme="majorHAnsi" w:hAnsiTheme="majorHAnsi" w:eastAsiaTheme="majorEastAsia" w:cstheme="majorBidi"/>
      <w:spacing w:val="-10"/>
      <w:sz w:val="56"/>
      <w:szCs w:val="56"/>
    </w:rPr>
  </w:style>
  <w:style w:type="paragraph" w:styleId="766">
    <w:name w:val="Subtitle"/>
    <w:basedOn w:val="742"/>
    <w:next w:val="742"/>
    <w:link w:val="767"/>
    <w:uiPriority w:val="11"/>
    <w:qFormat/>
    <w:pPr>
      <w:pBdr/>
      <w:spacing/>
      <w:ind/>
    </w:pPr>
    <w:rPr>
      <w:color w:val="595959"/>
      <w:sz w:val="28"/>
      <w:szCs w:val="28"/>
    </w:rPr>
  </w:style>
  <w:style w:type="character" w:styleId="767" w:customStyle="1">
    <w:name w:val="Subtitle Char"/>
    <w:basedOn w:val="752"/>
    <w:link w:val="766"/>
    <w:uiPriority w:val="11"/>
    <w:pPr>
      <w:pBdr/>
      <w:spacing/>
      <w:ind/>
    </w:pPr>
    <w:rPr>
      <w:rFonts w:eastAsiaTheme="majorEastAsia" w:cstheme="majorBidi"/>
      <w:color w:val="595959" w:themeColor="text1" w:themeTint="A6"/>
      <w:spacing w:val="15"/>
      <w:sz w:val="28"/>
      <w:szCs w:val="28"/>
    </w:rPr>
  </w:style>
  <w:style w:type="paragraph" w:styleId="768">
    <w:name w:val="Quote"/>
    <w:basedOn w:val="742"/>
    <w:next w:val="742"/>
    <w:link w:val="769"/>
    <w:uiPriority w:val="29"/>
    <w:qFormat/>
    <w:pPr>
      <w:pBdr/>
      <w:spacing w:before="160"/>
      <w:ind/>
      <w:jc w:val="center"/>
    </w:pPr>
    <w:rPr>
      <w:i/>
      <w:iCs/>
      <w:color w:val="404040" w:themeColor="text1" w:themeTint="BF"/>
    </w:rPr>
  </w:style>
  <w:style w:type="character" w:styleId="769" w:customStyle="1">
    <w:name w:val="Quote Char"/>
    <w:basedOn w:val="752"/>
    <w:link w:val="768"/>
    <w:uiPriority w:val="29"/>
    <w:pPr>
      <w:pBdr/>
      <w:spacing/>
      <w:ind/>
    </w:pPr>
    <w:rPr>
      <w:i/>
      <w:iCs/>
      <w:color w:val="404040" w:themeColor="text1" w:themeTint="BF"/>
    </w:rPr>
  </w:style>
  <w:style w:type="paragraph" w:styleId="770">
    <w:name w:val="List Paragraph"/>
    <w:basedOn w:val="742"/>
    <w:uiPriority w:val="34"/>
    <w:qFormat/>
    <w:pPr>
      <w:pBdr/>
      <w:spacing/>
      <w:ind w:left="720"/>
      <w:contextualSpacing w:val="true"/>
    </w:pPr>
  </w:style>
  <w:style w:type="character" w:styleId="771">
    <w:name w:val="Intense Emphasis"/>
    <w:basedOn w:val="752"/>
    <w:uiPriority w:val="21"/>
    <w:qFormat/>
    <w:pPr>
      <w:pBdr/>
      <w:spacing/>
      <w:ind/>
    </w:pPr>
    <w:rPr>
      <w:i/>
      <w:iCs/>
      <w:color w:val="0f4761" w:themeColor="accent1" w:themeShade="BF"/>
    </w:rPr>
  </w:style>
  <w:style w:type="paragraph" w:styleId="772">
    <w:name w:val="Intense Quote"/>
    <w:basedOn w:val="742"/>
    <w:next w:val="742"/>
    <w:link w:val="77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73" w:customStyle="1">
    <w:name w:val="Intense Quote Char"/>
    <w:basedOn w:val="752"/>
    <w:link w:val="772"/>
    <w:uiPriority w:val="30"/>
    <w:pPr>
      <w:pBdr/>
      <w:spacing/>
      <w:ind/>
    </w:pPr>
    <w:rPr>
      <w:i/>
      <w:iCs/>
      <w:color w:val="0f4761" w:themeColor="accent1" w:themeShade="BF"/>
    </w:rPr>
  </w:style>
  <w:style w:type="character" w:styleId="774">
    <w:name w:val="Intense Reference"/>
    <w:basedOn w:val="752"/>
    <w:uiPriority w:val="32"/>
    <w:qFormat/>
    <w:pPr>
      <w:pBdr/>
      <w:spacing/>
      <w:ind/>
    </w:pPr>
    <w:rPr>
      <w:b/>
      <w:bCs/>
      <w:smallCaps/>
      <w:color w:val="0f4761" w:themeColor="accent1" w:themeShade="BF"/>
      <w:spacing w:val="5"/>
    </w:rPr>
  </w:style>
  <w:style w:type="paragraph" w:styleId="775">
    <w:name w:val="Header"/>
    <w:basedOn w:val="742"/>
    <w:link w:val="776"/>
    <w:uiPriority w:val="99"/>
    <w:unhideWhenUsed/>
    <w:pPr>
      <w:pBdr/>
      <w:tabs>
        <w:tab w:val="center" w:leader="none" w:pos="4513"/>
        <w:tab w:val="right" w:leader="none" w:pos="9026"/>
      </w:tabs>
      <w:spacing w:after="0" w:line="240" w:lineRule="auto"/>
      <w:ind/>
    </w:pPr>
  </w:style>
  <w:style w:type="character" w:styleId="776" w:customStyle="1">
    <w:name w:val="Header Char"/>
    <w:basedOn w:val="752"/>
    <w:link w:val="775"/>
    <w:uiPriority w:val="99"/>
    <w:pPr>
      <w:pBdr/>
      <w:spacing/>
      <w:ind/>
    </w:pPr>
  </w:style>
  <w:style w:type="paragraph" w:styleId="777">
    <w:name w:val="Footer"/>
    <w:basedOn w:val="742"/>
    <w:link w:val="778"/>
    <w:uiPriority w:val="99"/>
    <w:unhideWhenUsed/>
    <w:pPr>
      <w:pBdr/>
      <w:tabs>
        <w:tab w:val="center" w:leader="none" w:pos="4513"/>
        <w:tab w:val="right" w:leader="none" w:pos="9026"/>
      </w:tabs>
      <w:spacing w:after="0" w:line="240" w:lineRule="auto"/>
      <w:ind/>
    </w:pPr>
  </w:style>
  <w:style w:type="character" w:styleId="778" w:customStyle="1">
    <w:name w:val="Footer Char"/>
    <w:basedOn w:val="752"/>
    <w:link w:val="777"/>
    <w:uiPriority w:val="99"/>
    <w:pPr>
      <w:pBdr/>
      <w:spacing/>
      <w:ind/>
    </w:pPr>
  </w:style>
  <w:style w:type="character" w:styleId="779">
    <w:name w:val="Subtle Reference"/>
    <w:basedOn w:val="752"/>
    <w:uiPriority w:val="31"/>
    <w:qFormat/>
    <w:pPr>
      <w:pBdr/>
      <w:spacing/>
      <w:ind/>
    </w:pPr>
    <w:rPr>
      <w:smallCaps/>
      <w:color w:val="5a5a5a" w:themeColor="text1" w:themeTint="A5"/>
    </w:rPr>
  </w:style>
  <w:style w:type="paragraph" w:styleId="780">
    <w:name w:val="TOC Heading"/>
    <w:basedOn w:val="743"/>
    <w:next w:val="742"/>
    <w:uiPriority w:val="39"/>
    <w:unhideWhenUsed/>
    <w:qFormat/>
    <w:pPr>
      <w:pBdr/>
      <w:spacing w:after="0" w:before="240"/>
      <w:ind/>
      <w:outlineLvl w:val="9"/>
    </w:pPr>
    <w:rPr>
      <w:rFonts w:asciiTheme="majorHAnsi" w:hAnsiTheme="majorHAnsi"/>
      <w:color w:val="0f4761" w:themeColor="accent1" w:themeShade="BF"/>
      <w:sz w:val="32"/>
      <w:szCs w:val="32"/>
      <w:lang w:val="en-US"/>
    </w:rPr>
  </w:style>
  <w:style w:type="paragraph" w:styleId="781">
    <w:name w:val="toc 1"/>
    <w:basedOn w:val="742"/>
    <w:next w:val="742"/>
    <w:uiPriority w:val="39"/>
    <w:unhideWhenUsed/>
    <w:pPr>
      <w:pBdr/>
      <w:spacing w:after="100"/>
      <w:ind/>
    </w:pPr>
  </w:style>
  <w:style w:type="paragraph" w:styleId="782">
    <w:name w:val="toc 2"/>
    <w:basedOn w:val="742"/>
    <w:next w:val="742"/>
    <w:uiPriority w:val="39"/>
    <w:unhideWhenUsed/>
    <w:pPr>
      <w:pBdr/>
      <w:spacing w:after="100"/>
      <w:ind w:left="220"/>
    </w:pPr>
  </w:style>
  <w:style w:type="paragraph" w:styleId="783">
    <w:name w:val="toc 3"/>
    <w:basedOn w:val="742"/>
    <w:next w:val="742"/>
    <w:uiPriority w:val="39"/>
    <w:unhideWhenUsed/>
    <w:pPr>
      <w:pBdr/>
      <w:spacing w:after="100"/>
      <w:ind w:left="440"/>
    </w:pPr>
  </w:style>
  <w:style w:type="character" w:styleId="784">
    <w:name w:val="Hyperlink"/>
    <w:basedOn w:val="752"/>
    <w:uiPriority w:val="99"/>
    <w:unhideWhenUsed/>
    <w:pPr>
      <w:pBdr/>
      <w:spacing/>
      <w:ind/>
    </w:pPr>
    <w:rPr>
      <w:color w:val="467886" w:themeColor="hyperlink"/>
      <w:u w:val="single"/>
    </w:rPr>
  </w:style>
  <w:style w:type="paragraph" w:styleId="785">
    <w:name w:val="No Spacing"/>
    <w:link w:val="786"/>
    <w:uiPriority w:val="1"/>
    <w:qFormat/>
    <w:pPr>
      <w:pBdr/>
      <w:spacing w:after="0" w:line="240" w:lineRule="auto"/>
      <w:ind/>
    </w:pPr>
  </w:style>
  <w:style w:type="character" w:styleId="786" w:customStyle="1">
    <w:name w:val="No Spacing Char"/>
    <w:basedOn w:val="752"/>
    <w:link w:val="785"/>
    <w:uiPriority w:val="1"/>
    <w:pPr>
      <w:pBdr/>
      <w:spacing/>
      <w:ind/>
    </w:pPr>
    <w:rPr>
      <w:rFonts w:ascii="Calibri" w:hAnsi="Calibri"/>
    </w:rPr>
  </w:style>
  <w:style w:type="table" w:styleId="787">
    <w:name w:val="Table Grid"/>
    <w:basedOn w:val="75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8">
    <w:name w:val="Normal (Web)"/>
    <w:basedOn w:val="742"/>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 w:type="table" w:styleId="789" w:customStyle="1">
    <w:name w:val="StGen0"/>
    <w:basedOn w:val="753"/>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0">
    <w:name w:val="Revision"/>
    <w:hidden/>
    <w:uiPriority w:val="99"/>
    <w:semiHidden/>
    <w:pPr>
      <w:pBdr/>
      <w:spacing w:after="0" w:line="240" w:lineRule="auto"/>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customXml" Target="../customXml/item5.xml" /><Relationship Id="rId15" Type="http://schemas.openxmlformats.org/officeDocument/2006/relationships/image" Target="media/image1.png"/><Relationship Id="rId16" Type="http://schemas.openxmlformats.org/officeDocument/2006/relationships/hyperlink" Target="https://drive.google.com/drive/folders/1S9hDNny96KBRwn0ZXjJj2Y_tnqau3IM8?usp=drive_link" TargetMode="External"/><Relationship Id="rId17"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purl.org/dc/terms/"/>
    <ds:schemaRef ds:uri="http://purl.org/dc/elements/1.1/"/>
    <ds:schemaRef ds:uri="b16a9495-4dfd-42d3-807b-98cb11f03b43"/>
    <ds:schemaRef ds:uri="http://www.w3.org/XML/1998/namespace"/>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www.w3.org/2001/XMLSchema-instanc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revision>3</cp:revision>
  <dcterms:created xsi:type="dcterms:W3CDTF">2024-09-10T13:17:00Z</dcterms:created>
  <dcterms:modified xsi:type="dcterms:W3CDTF">2026-10-16T20:24:47Z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